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645B" w14:textId="29459FAB" w:rsidR="00D22FFF" w:rsidRPr="005C5A87" w:rsidRDefault="00BF1A32" w:rsidP="00F803CA">
      <w:pPr>
        <w:rPr>
          <w:lang w:val="fr-CH"/>
        </w:rPr>
      </w:pPr>
      <w:r w:rsidRPr="00BF1A32">
        <w:rPr>
          <w:noProof/>
          <w:lang w:val="fr-CH"/>
        </w:rPr>
        <w:drawing>
          <wp:anchor distT="0" distB="0" distL="114300" distR="114300" simplePos="0" relativeHeight="251659264" behindDoc="0" locked="0" layoutInCell="1" allowOverlap="1" wp14:anchorId="6F0B3910" wp14:editId="1B81F489">
            <wp:simplePos x="0" y="0"/>
            <wp:positionH relativeFrom="column">
              <wp:posOffset>743578</wp:posOffset>
            </wp:positionH>
            <wp:positionV relativeFrom="paragraph">
              <wp:posOffset>3810</wp:posOffset>
            </wp:positionV>
            <wp:extent cx="4250055" cy="3931920"/>
            <wp:effectExtent l="0" t="0" r="4445" b="5080"/>
            <wp:wrapTopAndBottom/>
            <wp:docPr id="153292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8437" name=""/>
                    <pic:cNvPicPr/>
                  </pic:nvPicPr>
                  <pic:blipFill>
                    <a:blip r:embed="rId8"/>
                    <a:stretch>
                      <a:fillRect/>
                    </a:stretch>
                  </pic:blipFill>
                  <pic:spPr>
                    <a:xfrm>
                      <a:off x="0" y="0"/>
                      <a:ext cx="4250055" cy="3931920"/>
                    </a:xfrm>
                    <a:prstGeom prst="rect">
                      <a:avLst/>
                    </a:prstGeom>
                  </pic:spPr>
                </pic:pic>
              </a:graphicData>
            </a:graphic>
            <wp14:sizeRelH relativeFrom="margin">
              <wp14:pctWidth>0</wp14:pctWidth>
            </wp14:sizeRelH>
            <wp14:sizeRelV relativeFrom="margin">
              <wp14:pctHeight>0</wp14:pctHeight>
            </wp14:sizeRelV>
          </wp:anchor>
        </w:drawing>
      </w:r>
    </w:p>
    <w:p w14:paraId="29845DF4" w14:textId="4D74A6A6" w:rsidR="00D22FFF" w:rsidRDefault="00D22FFF" w:rsidP="00F803CA">
      <w:pPr>
        <w:rPr>
          <w:lang w:val="fr-CH"/>
        </w:rPr>
      </w:pPr>
    </w:p>
    <w:p w14:paraId="0F2A151C" w14:textId="77777777" w:rsidR="005C5A87" w:rsidRPr="005C5A87" w:rsidRDefault="005C5A87" w:rsidP="00F803CA">
      <w:pPr>
        <w:rPr>
          <w:lang w:val="fr-CH"/>
        </w:rPr>
      </w:pPr>
    </w:p>
    <w:p w14:paraId="3B363A96" w14:textId="4F4813EF" w:rsidR="00D22FFF" w:rsidRPr="00AB3FBA" w:rsidRDefault="00AB3FBA" w:rsidP="005C5A87">
      <w:pPr>
        <w:jc w:val="center"/>
        <w:rPr>
          <w:rFonts w:cs="Bangla MN"/>
          <w:b/>
          <w:bCs/>
          <w:sz w:val="48"/>
          <w:szCs w:val="48"/>
          <w:lang w:val="en-US"/>
        </w:rPr>
      </w:pPr>
      <w:r w:rsidRPr="00AB3FBA">
        <w:rPr>
          <w:rFonts w:cs="Bangla MN"/>
          <w:b/>
          <w:bCs/>
          <w:sz w:val="48"/>
          <w:szCs w:val="48"/>
          <w:lang w:val="en-US"/>
        </w:rPr>
        <w:t>Technical note:</w:t>
      </w:r>
    </w:p>
    <w:p w14:paraId="2A72539A" w14:textId="064DF754" w:rsidR="00D22FFF" w:rsidRPr="00AB3FBA" w:rsidRDefault="00AB3FBA" w:rsidP="005C5A87">
      <w:pPr>
        <w:jc w:val="center"/>
        <w:rPr>
          <w:rFonts w:cs="Bangla MN"/>
          <w:b/>
          <w:bCs/>
          <w:sz w:val="48"/>
          <w:szCs w:val="48"/>
          <w:lang w:val="en-US"/>
        </w:rPr>
      </w:pPr>
      <w:r w:rsidRPr="00AB3FBA">
        <w:rPr>
          <w:rFonts w:cs="Bangla MN"/>
          <w:b/>
          <w:bCs/>
          <w:sz w:val="48"/>
          <w:szCs w:val="48"/>
          <w:lang w:val="en-US"/>
        </w:rPr>
        <w:t xml:space="preserve">How create a </w:t>
      </w:r>
      <w:r>
        <w:rPr>
          <w:rFonts w:cs="Bangla MN"/>
          <w:b/>
          <w:bCs/>
          <w:sz w:val="48"/>
          <w:szCs w:val="48"/>
          <w:lang w:val="en-US"/>
        </w:rPr>
        <w:t>SWAP file on a Linux server</w:t>
      </w:r>
    </w:p>
    <w:p w14:paraId="0134C31C" w14:textId="7EFDFCE1" w:rsidR="00D22FFF" w:rsidRPr="00AB3FBA" w:rsidRDefault="00D22FFF" w:rsidP="00F803CA">
      <w:pPr>
        <w:rPr>
          <w:lang w:val="en-US"/>
        </w:rPr>
      </w:pPr>
    </w:p>
    <w:p w14:paraId="244E1A4D" w14:textId="77777777" w:rsidR="005B2049" w:rsidRDefault="005B2049" w:rsidP="00E73E7B">
      <w:pPr>
        <w:pStyle w:val="Body"/>
        <w:jc w:val="center"/>
        <w:rPr>
          <w:lang w:val="en-US"/>
        </w:rPr>
      </w:pPr>
    </w:p>
    <w:p w14:paraId="47E18C56" w14:textId="4120D9BE" w:rsidR="00E73E7B" w:rsidRPr="00AB3FBA" w:rsidRDefault="00E73E7B" w:rsidP="00E73E7B">
      <w:pPr>
        <w:pStyle w:val="Body"/>
        <w:jc w:val="center"/>
        <w:rPr>
          <w:lang w:val="en-US"/>
        </w:rPr>
      </w:pPr>
      <w:r w:rsidRPr="00AB3FBA">
        <w:rPr>
          <w:lang w:val="en-US"/>
        </w:rPr>
        <w:t>Gilles Celli</w:t>
      </w:r>
      <w:r w:rsidR="00AB3FBA" w:rsidRPr="00AB3FBA">
        <w:rPr>
          <w:lang w:val="en-US"/>
        </w:rPr>
        <w:t xml:space="preserve"> &amp;</w:t>
      </w:r>
      <w:r w:rsidRPr="00AB3FBA">
        <w:rPr>
          <w:lang w:val="en-US"/>
        </w:rPr>
        <w:t xml:space="preserve"> Nicolas d’Oreye</w:t>
      </w:r>
    </w:p>
    <w:p w14:paraId="2705162D" w14:textId="77777777" w:rsidR="00D22FFF" w:rsidRPr="00AB3FBA" w:rsidRDefault="00D22FFF" w:rsidP="00F803CA">
      <w:pPr>
        <w:rPr>
          <w:lang w:val="en-US"/>
        </w:rPr>
      </w:pPr>
    </w:p>
    <w:p w14:paraId="42F69ACA" w14:textId="77777777" w:rsidR="00D22FFF" w:rsidRPr="00AB3FBA" w:rsidRDefault="00D22FFF" w:rsidP="00F803CA">
      <w:pPr>
        <w:rPr>
          <w:lang w:val="en-US"/>
        </w:rPr>
      </w:pPr>
    </w:p>
    <w:p w14:paraId="7C2D824D" w14:textId="77777777" w:rsidR="00930612" w:rsidRDefault="00BF1A32" w:rsidP="00930612">
      <w:pPr>
        <w:rPr>
          <w:b/>
          <w:smallCaps/>
        </w:rPr>
      </w:pPr>
      <w:r>
        <w:rPr>
          <w:b/>
          <w:smallCaps/>
        </w:rPr>
        <w:br w:type="page"/>
      </w:r>
    </w:p>
    <w:p w14:paraId="2E3763C8" w14:textId="4A6284C8" w:rsidR="00930612" w:rsidRDefault="00930612" w:rsidP="00930612">
      <w:pPr>
        <w:rPr>
          <w:b/>
          <w:smallCaps/>
          <w:sz w:val="28"/>
          <w:szCs w:val="28"/>
          <w:lang w:val="en-US"/>
        </w:rPr>
      </w:pPr>
      <w:r w:rsidRPr="00930612">
        <w:rPr>
          <w:b/>
          <w:smallCaps/>
          <w:sz w:val="28"/>
          <w:szCs w:val="28"/>
          <w:lang w:val="en-US"/>
        </w:rPr>
        <w:lastRenderedPageBreak/>
        <w:t>Rationale:</w:t>
      </w:r>
    </w:p>
    <w:p w14:paraId="127EAC89" w14:textId="77777777" w:rsidR="000601C8" w:rsidRPr="00930612" w:rsidRDefault="000601C8" w:rsidP="00930612">
      <w:pPr>
        <w:rPr>
          <w:b/>
          <w:smallCaps/>
          <w:sz w:val="28"/>
          <w:szCs w:val="28"/>
          <w:lang w:val="en-US"/>
        </w:rPr>
      </w:pPr>
    </w:p>
    <w:p w14:paraId="38FD296C" w14:textId="1DFBCAB2" w:rsidR="00AB3FBA" w:rsidRPr="001D2F5E" w:rsidRDefault="00AB3FBA" w:rsidP="00930612">
      <w:pPr>
        <w:rPr>
          <w:rFonts w:asciiTheme="minorHAnsi" w:hAnsiTheme="minorHAnsi" w:cstheme="minorHAnsi"/>
          <w:lang w:val="en-US"/>
        </w:rPr>
      </w:pPr>
      <w:r w:rsidRPr="001D2F5E">
        <w:rPr>
          <w:rFonts w:asciiTheme="minorHAnsi" w:hAnsiTheme="minorHAnsi" w:cstheme="minorHAnsi"/>
          <w:lang w:val="en-US"/>
        </w:rPr>
        <w:t xml:space="preserve">The present document explains how to create a swap file </w:t>
      </w:r>
      <w:r w:rsidR="00930612" w:rsidRPr="001D2F5E">
        <w:rPr>
          <w:rFonts w:asciiTheme="minorHAnsi" w:hAnsiTheme="minorHAnsi" w:cstheme="minorHAnsi"/>
          <w:lang w:val="en-US"/>
        </w:rPr>
        <w:t>on</w:t>
      </w:r>
      <w:r w:rsidRPr="001D2F5E">
        <w:rPr>
          <w:rFonts w:asciiTheme="minorHAnsi" w:hAnsiTheme="minorHAnsi" w:cstheme="minorHAnsi"/>
          <w:lang w:val="en-US"/>
        </w:rPr>
        <w:t xml:space="preserve"> a Linux computer </w:t>
      </w:r>
      <w:proofErr w:type="gramStart"/>
      <w:r w:rsidRPr="001D2F5E">
        <w:rPr>
          <w:rFonts w:asciiTheme="minorHAnsi" w:hAnsiTheme="minorHAnsi" w:cstheme="minorHAnsi"/>
          <w:lang w:val="en-US"/>
        </w:rPr>
        <w:t>e.g.</w:t>
      </w:r>
      <w:proofErr w:type="gramEnd"/>
      <w:r w:rsidRPr="001D2F5E">
        <w:rPr>
          <w:rFonts w:asciiTheme="minorHAnsi" w:hAnsiTheme="minorHAnsi" w:cstheme="minorHAnsi"/>
          <w:lang w:val="en-US"/>
        </w:rPr>
        <w:t xml:space="preserve"> when there is not enough RAM to process a MSBAS inversion. </w:t>
      </w:r>
    </w:p>
    <w:p w14:paraId="44CBAD01" w14:textId="77777777" w:rsidR="000601C8" w:rsidRPr="001D2F5E" w:rsidRDefault="000601C8" w:rsidP="00930612">
      <w:pPr>
        <w:rPr>
          <w:rFonts w:asciiTheme="minorHAnsi" w:hAnsiTheme="minorHAnsi" w:cstheme="minorHAnsi"/>
          <w:lang w:val="en-US"/>
        </w:rPr>
      </w:pPr>
    </w:p>
    <w:p w14:paraId="7D392BE5" w14:textId="19A3DE83" w:rsidR="00AB3FBA" w:rsidRPr="001D2F5E" w:rsidRDefault="00AB3FBA" w:rsidP="00930612">
      <w:pPr>
        <w:rPr>
          <w:rFonts w:asciiTheme="minorHAnsi" w:hAnsiTheme="minorHAnsi" w:cstheme="minorHAnsi"/>
          <w:lang w:val="en-US"/>
        </w:rPr>
      </w:pPr>
      <w:r w:rsidRPr="001D2F5E">
        <w:rPr>
          <w:rFonts w:asciiTheme="minorHAnsi" w:hAnsiTheme="minorHAnsi" w:cstheme="minorHAnsi"/>
          <w:lang w:val="en-US"/>
        </w:rPr>
        <w:t>The procedure was set up by Gilles Celli for the specific case of a server</w:t>
      </w:r>
      <w:r w:rsidR="00E35C04" w:rsidRPr="001D2F5E">
        <w:rPr>
          <w:rFonts w:asciiTheme="minorHAnsi" w:hAnsiTheme="minorHAnsi" w:cstheme="minorHAnsi"/>
          <w:lang w:val="en-US"/>
        </w:rPr>
        <w:t xml:space="preserve"> (named “</w:t>
      </w:r>
      <w:proofErr w:type="spellStart"/>
      <w:r w:rsidR="00E35C04" w:rsidRPr="001D2F5E">
        <w:rPr>
          <w:rFonts w:asciiTheme="minorHAnsi" w:hAnsiTheme="minorHAnsi" w:cstheme="minorHAnsi"/>
          <w:lang w:val="en-US"/>
        </w:rPr>
        <w:t>dellrack</w:t>
      </w:r>
      <w:proofErr w:type="spellEnd"/>
      <w:r w:rsidR="00E35C04" w:rsidRPr="001D2F5E">
        <w:rPr>
          <w:rFonts w:asciiTheme="minorHAnsi" w:hAnsiTheme="minorHAnsi" w:cstheme="minorHAnsi"/>
          <w:lang w:val="en-US"/>
        </w:rPr>
        <w:t>”)</w:t>
      </w:r>
      <w:r w:rsidRPr="001D2F5E">
        <w:rPr>
          <w:rFonts w:asciiTheme="minorHAnsi" w:hAnsiTheme="minorHAnsi" w:cstheme="minorHAnsi"/>
          <w:lang w:val="en-US"/>
        </w:rPr>
        <w:t xml:space="preserve"> that had only 512 Gb of RAM at ECGS, thought it had 2 </w:t>
      </w:r>
      <w:r w:rsidRPr="001D2F5E">
        <w:rPr>
          <w:rFonts w:asciiTheme="minorHAnsi" w:hAnsiTheme="minorHAnsi" w:cstheme="minorHAnsi"/>
          <w:color w:val="000000"/>
        </w:rPr>
        <w:t>separate SSD (Samsung PM981 NVME of 1024GB)</w:t>
      </w:r>
      <w:r w:rsidRPr="001D2F5E">
        <w:rPr>
          <w:rFonts w:asciiTheme="minorHAnsi" w:hAnsiTheme="minorHAnsi" w:cstheme="minorHAnsi"/>
          <w:lang w:val="en-US"/>
        </w:rPr>
        <w:t xml:space="preserve">. </w:t>
      </w:r>
    </w:p>
    <w:p w14:paraId="1555EF6C" w14:textId="77777777" w:rsidR="00AB3FBA" w:rsidRPr="001D2F5E" w:rsidRDefault="00AB3FBA" w:rsidP="00930612">
      <w:pPr>
        <w:rPr>
          <w:rFonts w:asciiTheme="minorHAnsi" w:hAnsiTheme="minorHAnsi" w:cstheme="minorHAnsi"/>
          <w:lang w:val="en-US"/>
        </w:rPr>
      </w:pPr>
    </w:p>
    <w:p w14:paraId="4A694E12" w14:textId="74BD633E" w:rsidR="000601C8" w:rsidRPr="001D2F5E" w:rsidRDefault="000601C8" w:rsidP="000601C8">
      <w:pPr>
        <w:pStyle w:val="NormalWeb"/>
        <w:rPr>
          <w:rFonts w:asciiTheme="minorHAnsi" w:hAnsiTheme="minorHAnsi" w:cstheme="minorHAnsi"/>
          <w:color w:val="000000"/>
        </w:rPr>
      </w:pPr>
      <w:r w:rsidRPr="001D2F5E">
        <w:rPr>
          <w:rFonts w:asciiTheme="minorHAnsi" w:hAnsiTheme="minorHAnsi" w:cstheme="minorHAnsi"/>
          <w:color w:val="000000"/>
        </w:rPr>
        <w:t>When Kubuntu</w:t>
      </w:r>
      <w:r w:rsidRPr="001D2F5E">
        <w:rPr>
          <w:rFonts w:asciiTheme="minorHAnsi" w:hAnsiTheme="minorHAnsi" w:cstheme="minorHAnsi"/>
          <w:color w:val="000000"/>
          <w:lang w:val="en-US"/>
        </w:rPr>
        <w:t xml:space="preserve"> was installed on the server,</w:t>
      </w:r>
      <w:r w:rsidRPr="001D2F5E">
        <w:rPr>
          <w:rFonts w:asciiTheme="minorHAnsi" w:hAnsiTheme="minorHAnsi" w:cstheme="minorHAnsi"/>
          <w:color w:val="000000"/>
        </w:rPr>
        <w:t xml:space="preserve"> a 128GB SWAP partition was allocated on the first SSD (/dev/nvmen0). Resizing this partition could be a risky task when a OS is already installed.</w:t>
      </w:r>
    </w:p>
    <w:p w14:paraId="44E4EF44" w14:textId="77777777" w:rsidR="000601C8" w:rsidRPr="001D2F5E" w:rsidRDefault="000601C8" w:rsidP="000601C8">
      <w:pPr>
        <w:pStyle w:val="NormalWeb"/>
        <w:rPr>
          <w:rFonts w:asciiTheme="minorHAnsi" w:hAnsiTheme="minorHAnsi" w:cstheme="minorHAnsi"/>
          <w:color w:val="000000"/>
        </w:rPr>
      </w:pPr>
      <w:r w:rsidRPr="001D2F5E">
        <w:rPr>
          <w:rFonts w:asciiTheme="minorHAnsi" w:hAnsiTheme="minorHAnsi" w:cstheme="minorHAnsi"/>
          <w:color w:val="000000"/>
        </w:rPr>
        <w:t>A solution is to add a 512GB swapfile. A drawback is that a SWAP file on a SSD could reduce the SSD'slifespan. A swap file on a mechanical Harddisc would be better, however the RAID partition is XFS formatted, which doesn't allow Swap file creation (hole error!).</w:t>
      </w:r>
    </w:p>
    <w:p w14:paraId="1DBBDEAB" w14:textId="52634D87" w:rsidR="000601C8" w:rsidRPr="001D2F5E" w:rsidRDefault="000601C8" w:rsidP="000601C8">
      <w:pPr>
        <w:pStyle w:val="NormalWeb"/>
        <w:rPr>
          <w:rFonts w:asciiTheme="minorHAnsi" w:hAnsiTheme="minorHAnsi" w:cstheme="minorHAnsi"/>
          <w:color w:val="000000"/>
        </w:rPr>
      </w:pPr>
      <w:r w:rsidRPr="001D2F5E">
        <w:rPr>
          <w:rFonts w:asciiTheme="minorHAnsi" w:hAnsiTheme="minorHAnsi" w:cstheme="minorHAnsi"/>
          <w:color w:val="000000"/>
        </w:rPr>
        <w:t>So</w:t>
      </w:r>
      <w:r w:rsidR="00270299" w:rsidRPr="001D2F5E">
        <w:rPr>
          <w:rFonts w:asciiTheme="minorHAnsi" w:hAnsiTheme="minorHAnsi" w:cstheme="minorHAnsi"/>
          <w:color w:val="000000"/>
          <w:lang w:val="en-US"/>
        </w:rPr>
        <w:t xml:space="preserve"> it was decided to </w:t>
      </w:r>
      <w:r w:rsidRPr="001D2F5E">
        <w:rPr>
          <w:rFonts w:asciiTheme="minorHAnsi" w:hAnsiTheme="minorHAnsi" w:cstheme="minorHAnsi"/>
          <w:color w:val="000000"/>
        </w:rPr>
        <w:t>create a 512GB swap file on /dev/nvme1 (second SSD)</w:t>
      </w:r>
    </w:p>
    <w:p w14:paraId="53D021C9" w14:textId="77777777" w:rsidR="000601C8" w:rsidRPr="001D2F5E" w:rsidRDefault="000601C8" w:rsidP="00930612">
      <w:pPr>
        <w:rPr>
          <w:rFonts w:asciiTheme="minorHAnsi" w:hAnsiTheme="minorHAnsi" w:cstheme="minorHAnsi"/>
        </w:rPr>
      </w:pPr>
    </w:p>
    <w:p w14:paraId="21BA242F" w14:textId="273715AE" w:rsidR="005B2049" w:rsidRPr="001D2F5E" w:rsidRDefault="005B2049" w:rsidP="00930612">
      <w:pPr>
        <w:rPr>
          <w:rFonts w:asciiTheme="minorHAnsi" w:hAnsiTheme="minorHAnsi" w:cstheme="minorHAnsi"/>
          <w:lang w:val="en-US"/>
        </w:rPr>
      </w:pPr>
      <w:r w:rsidRPr="001D2F5E">
        <w:rPr>
          <w:rFonts w:asciiTheme="minorHAnsi" w:hAnsiTheme="minorHAnsi" w:cstheme="minorHAnsi"/>
          <w:lang w:val="en-US"/>
        </w:rPr>
        <w:t xml:space="preserve">Note: on Mac computer, swap should be automatic… </w:t>
      </w:r>
    </w:p>
    <w:p w14:paraId="6FB4525A" w14:textId="77777777" w:rsidR="000601C8" w:rsidRPr="001D2F5E" w:rsidRDefault="000601C8" w:rsidP="00930612">
      <w:pPr>
        <w:rPr>
          <w:rFonts w:asciiTheme="minorHAnsi" w:hAnsiTheme="minorHAnsi" w:cstheme="minorHAnsi"/>
          <w:lang w:val="en-US"/>
        </w:rPr>
      </w:pPr>
    </w:p>
    <w:p w14:paraId="5DC62636" w14:textId="1CCEC632" w:rsidR="00BF1A32" w:rsidRDefault="00BF1A32"/>
    <w:p w14:paraId="0079AE73" w14:textId="46B5381D" w:rsidR="000601C8" w:rsidRPr="000601C8" w:rsidRDefault="00930612" w:rsidP="000601C8">
      <w:pPr>
        <w:rPr>
          <w:b/>
          <w:smallCaps/>
          <w:sz w:val="28"/>
          <w:szCs w:val="28"/>
          <w:lang w:val="en-US"/>
        </w:rPr>
      </w:pPr>
      <w:r>
        <w:rPr>
          <w:b/>
          <w:smallCaps/>
          <w:sz w:val="28"/>
          <w:szCs w:val="28"/>
          <w:lang w:val="en-US"/>
        </w:rPr>
        <w:t>Table of conten</w:t>
      </w:r>
      <w:r w:rsidR="000601C8">
        <w:rPr>
          <w:b/>
          <w:smallCaps/>
          <w:sz w:val="28"/>
          <w:szCs w:val="28"/>
          <w:lang w:val="en-US"/>
        </w:rPr>
        <w:t>t</w:t>
      </w:r>
    </w:p>
    <w:p w14:paraId="572617C4" w14:textId="3CCA7AA8"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Check swap first</w:t>
      </w:r>
    </w:p>
    <w:p w14:paraId="6B6A9790" w14:textId="5B16475D"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Add addit</w:t>
      </w:r>
      <w:r w:rsidRPr="000601C8">
        <w:rPr>
          <w:rFonts w:ascii="Helvetica Neue" w:hAnsi="Helvetica Neue"/>
          <w:color w:val="0000FF"/>
          <w:sz w:val="21"/>
          <w:szCs w:val="21"/>
          <w:u w:val="single"/>
        </w:rPr>
        <w:t>i</w:t>
      </w:r>
      <w:r w:rsidRPr="000601C8">
        <w:rPr>
          <w:rFonts w:ascii="Helvetica Neue" w:hAnsi="Helvetica Neue"/>
          <w:color w:val="0000FF"/>
          <w:sz w:val="21"/>
          <w:szCs w:val="21"/>
          <w:u w:val="single"/>
        </w:rPr>
        <w:t>onal swap file (not a partition!) to the second SSD on dellrack</w:t>
      </w:r>
    </w:p>
    <w:p w14:paraId="7345610D" w14:textId="0A3A2E3B"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Mount SWAP file at boot</w:t>
      </w:r>
    </w:p>
    <w:p w14:paraId="47A925BC" w14:textId="726DB8F3"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Enable ZSWAP - 2023.06.08</w:t>
      </w:r>
    </w:p>
    <w:p w14:paraId="3F197A6F" w14:textId="73EBAD7F"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Edit /etc/default/grub</w:t>
      </w:r>
    </w:p>
    <w:p w14:paraId="4F7AC5B2" w14:textId="49693E1D"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Update grub</w:t>
      </w:r>
    </w:p>
    <w:p w14:paraId="33FF218B" w14:textId="194488FC"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Tune Swap space settings (Swappiness, cache pressure)</w:t>
      </w:r>
    </w:p>
    <w:p w14:paraId="5DB6B034" w14:textId="63D5FD3C"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Change values of swappinness vfs_cache_pressure in /etc/sysctl.conf</w:t>
      </w:r>
    </w:p>
    <w:p w14:paraId="4492AB82" w14:textId="5409E505" w:rsidR="000601C8" w:rsidRPr="000601C8" w:rsidRDefault="000601C8" w:rsidP="000601C8">
      <w:pPr>
        <w:numPr>
          <w:ilvl w:val="1"/>
          <w:numId w:val="11"/>
        </w:numPr>
        <w:spacing w:before="100" w:beforeAutospacing="1" w:after="100" w:afterAutospacing="1"/>
        <w:rPr>
          <w:rFonts w:ascii="Helvetica Neue" w:hAnsi="Helvetica Neue"/>
          <w:color w:val="000000"/>
          <w:sz w:val="21"/>
          <w:szCs w:val="21"/>
        </w:rPr>
      </w:pPr>
      <w:r w:rsidRPr="000601C8">
        <w:rPr>
          <w:rFonts w:ascii="Helvetica Neue" w:hAnsi="Helvetica Neue"/>
          <w:color w:val="0000FF"/>
          <w:sz w:val="21"/>
          <w:szCs w:val="21"/>
          <w:u w:val="single"/>
        </w:rPr>
        <w:t>Resources</w:t>
      </w:r>
    </w:p>
    <w:p w14:paraId="49CA744A" w14:textId="77777777" w:rsidR="000601C8" w:rsidRPr="000601C8" w:rsidRDefault="000601C8" w:rsidP="000601C8"/>
    <w:p w14:paraId="435D90E2" w14:textId="46A21AFF" w:rsidR="00270299" w:rsidRDefault="00270299">
      <w:pPr>
        <w:spacing w:after="200" w:line="276" w:lineRule="auto"/>
        <w:jc w:val="both"/>
      </w:pPr>
      <w:r>
        <w:br w:type="page"/>
      </w:r>
    </w:p>
    <w:p w14:paraId="449BADEA"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lastRenderedPageBreak/>
        <w:t>Check swap first</w:t>
      </w:r>
    </w:p>
    <w:p w14:paraId="236BC99E" w14:textId="7EE51D1D" w:rsidR="00270299" w:rsidRPr="00227FD8" w:rsidRDefault="00270299" w:rsidP="00270299">
      <w:pPr>
        <w:pStyle w:val="NormalWeb"/>
        <w:rPr>
          <w:rFonts w:ascii="Helvetica Neue" w:hAnsi="Helvetica Neue"/>
          <w:color w:val="000000"/>
          <w:sz w:val="21"/>
          <w:szCs w:val="21"/>
          <w:lang w:val="en-US"/>
        </w:rPr>
      </w:pPr>
      <w:r>
        <w:rPr>
          <w:rFonts w:ascii="Helvetica Neue" w:hAnsi="Helvetica Neue"/>
          <w:color w:val="000000"/>
          <w:sz w:val="21"/>
          <w:szCs w:val="21"/>
        </w:rPr>
        <w:t>First we check the swap already used</w:t>
      </w:r>
      <w:r w:rsidR="00227FD8" w:rsidRPr="00227FD8">
        <w:rPr>
          <w:rFonts w:ascii="Helvetica Neue" w:hAnsi="Helvetica Neue"/>
          <w:color w:val="000000"/>
          <w:sz w:val="21"/>
          <w:szCs w:val="21"/>
          <w:lang w:val="en-US"/>
        </w:rPr>
        <w:t xml:space="preserve">: </w:t>
      </w:r>
      <w:r>
        <w:rPr>
          <w:rFonts w:ascii="Helvetica Neue" w:hAnsi="Helvetica Neue"/>
          <w:color w:val="000000"/>
          <w:sz w:val="21"/>
          <w:szCs w:val="21"/>
        </w:rPr>
        <w:t>this displays the 127GB swap partition on the first SS /dev/nvme0</w:t>
      </w:r>
    </w:p>
    <w:p w14:paraId="7922838B"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swapon --show</w:t>
      </w:r>
    </w:p>
    <w:p w14:paraId="3C1D60D6"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NAME                                   TYPE        SIZE USED PRIO</w:t>
      </w:r>
    </w:p>
    <w:p w14:paraId="4E18B69A"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/dev/nvme0n1p4                         partition 127,7G   0B   -2</w:t>
      </w:r>
    </w:p>
    <w:p w14:paraId="25220904"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#df -h</w:t>
      </w:r>
    </w:p>
    <w:p w14:paraId="25C0947A"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Filesystem Size Used Avail Use% Mounted on  </w:t>
      </w:r>
    </w:p>
    <w:p w14:paraId="680CE4BC"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tmpfs 51G 4,4M 51G 1% /run  </w:t>
      </w:r>
    </w:p>
    <w:p w14:paraId="51AFE706"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/dev/nvme0n1p3 808G 164G 603G 22% /  </w:t>
      </w:r>
    </w:p>
    <w:p w14:paraId="643EAC24"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tmpfs 251G 0 251G 0% /dev/shm  </w:t>
      </w:r>
    </w:p>
    <w:p w14:paraId="535ECE8C"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tmpfs 5,0M 4,0K 5,0M 1% /run/lock  </w:t>
      </w:r>
    </w:p>
    <w:p w14:paraId="7726B928"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/dev/nvme0n1p1 796M 23M 774M 3% /boot/efi  </w:t>
      </w:r>
    </w:p>
    <w:p w14:paraId="239A2DBE"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dellrack-data-pool 49T 640K 49T 1% /mnt/dellrack_data  </w:t>
      </w:r>
    </w:p>
    <w:p w14:paraId="6CD98F63"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tmpfs 51G 64K 51G 1% /run/user/501  </w:t>
      </w:r>
    </w:p>
    <w:p w14:paraId="715EC019"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/dev/nvme0n1p2 5,0G 3,2G 1,9G 63% /media/nicolas/OS  </w:t>
      </w:r>
    </w:p>
    <w:p w14:paraId="5AFC7817"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/dev/nvme1n1 938G 515G 376G 58% /media/nicolas/Data  </w:t>
      </w:r>
    </w:p>
    <w:p w14:paraId="2297F1AF"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//hp-storeeasy.ecgs.welter/hp-D3602-Data_RAID5 81T 71T 9,5T 89% /mnt/3602  </w:t>
      </w:r>
    </w:p>
    <w:p w14:paraId="3A1F8C8F"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//hp-storeeasy.ecgs.welter/hp-D3600-Data_Share1 55T 47T 8,2T 86% /mnt/3600  </w:t>
      </w:r>
    </w:p>
    <w:p w14:paraId="67601673"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//syno-data.ecgs.welter/Syno_Data_1 26T 6,4T 19T 26% /mnt/syno_data_1  </w:t>
      </w:r>
    </w:p>
    <w:p w14:paraId="6C4A2513"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//syno-sar.ecgs.welter/DataSAR 44T 35T 9,3T 79% /mnt/syno_sar  </w:t>
      </w:r>
    </w:p>
    <w:p w14:paraId="737D27EF"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//hp-storeeasy.ecgs.welter/hp-D3601-Data_RAID6 73T 63T 11T 87% /mnt/3601  </w:t>
      </w:r>
    </w:p>
    <w:p w14:paraId="2371FA88"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//hp-storeeasy.ecgs.welter/hp-1650-Data_Share1 55T 41T 14T 75% /mnt/1650  </w:t>
      </w:r>
    </w:p>
    <w:p w14:paraId="66A4ECE0"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//hpe1660.ecgs.welter/hp1660 73T 6,8T 67T 10% /mnt/1660  </w:t>
      </w:r>
    </w:p>
    <w:p w14:paraId="6020336D"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//hpe1660.ecgs.welter/D3610 91T 501G 91T 1% /mnt/3610  </w:t>
      </w:r>
    </w:p>
    <w:p w14:paraId="4E61C592"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//syno-congo.ecgs.welter/DATARDC 11T 4,0T 6,5T 39% /mnt/syno_congo  </w:t>
      </w:r>
    </w:p>
    <w:p w14:paraId="17E55E3D"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Add additional swap file (not a partition!) to the second SSD on dellrack</w:t>
      </w:r>
    </w:p>
    <w:p w14:paraId="555D08B9"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mkdir /media/nicolas/Data/SWAP512GB</w:t>
      </w:r>
    </w:p>
    <w:p w14:paraId="6D2494BE"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fallocate -l 512GB /media/nicolas/Data/SWAP512GB/swapfile</w:t>
      </w:r>
    </w:p>
    <w:p w14:paraId="2F6B40AC"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chmod 600 /media/nicolas/Data/SWAP512GB/swapfile</w:t>
      </w:r>
    </w:p>
    <w:p w14:paraId="409CE5DE"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mkswap /media/nicolas/Data/SWAP512GB/swapfile</w:t>
      </w:r>
    </w:p>
    <w:p w14:paraId="5E2B5841"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Setting up swapspace version 1, size = 512 GiB (549755809792 bytes)  </w:t>
      </w:r>
    </w:p>
    <w:p w14:paraId="3FE590F4"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no label, UUID=b5f15fd2-38f0-4ba6-8c86-b2cb58a957bc  </w:t>
      </w:r>
    </w:p>
    <w:p w14:paraId="64F6A439"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swapon /media/nicolas/Data/SWAP512GB/swapfile</w:t>
      </w:r>
    </w:p>
    <w:p w14:paraId="650718C3"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After enabling the swapfile it will show up with command </w:t>
      </w:r>
      <w:r>
        <w:rPr>
          <w:rStyle w:val="HTMLCode"/>
          <w:color w:val="000000"/>
          <w:shd w:val="clear" w:color="auto" w:fill="F6F8FA"/>
        </w:rPr>
        <w:t>swapon --show</w:t>
      </w:r>
    </w:p>
    <w:p w14:paraId="5C4DECEB"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swapon --show</w:t>
      </w:r>
    </w:p>
    <w:p w14:paraId="3486EBC8"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lastRenderedPageBreak/>
        <w:t>NAME                                   TYPE        SIZE USED PRIO</w:t>
      </w:r>
    </w:p>
    <w:p w14:paraId="37102D86"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/dev/nvme0n1p4                         partition 127,7G   0B   -2</w:t>
      </w:r>
    </w:p>
    <w:p w14:paraId="02AF4DAB"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/media/nicolas/Data/SWAP512GB/swapfile file        512G   0B   -3</w:t>
      </w:r>
    </w:p>
    <w:p w14:paraId="1A434063"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or check with: </w:t>
      </w:r>
      <w:r>
        <w:rPr>
          <w:rStyle w:val="HTMLCode"/>
          <w:color w:val="000000"/>
          <w:shd w:val="clear" w:color="auto" w:fill="F6F8FA"/>
        </w:rPr>
        <w:t># free -h</w:t>
      </w:r>
    </w:p>
    <w:p w14:paraId="2109D057"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total used free shared buff/cache available  </w:t>
      </w:r>
    </w:p>
    <w:p w14:paraId="108A50D5"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Mem: 501Gi 4,4Gi 495Gi 80Mi 1,2Gi 494Gi  </w:t>
      </w:r>
    </w:p>
    <w:p w14:paraId="254BA9D6"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Swap: 639Gi 0B 639Gi  </w:t>
      </w:r>
    </w:p>
    <w:p w14:paraId="62BF41E5"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Mount SWAP file at boot</w:t>
      </w:r>
    </w:p>
    <w:p w14:paraId="0AC79EF9" w14:textId="77777777" w:rsidR="00CA2E80" w:rsidRDefault="00270299" w:rsidP="00CA2E80">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Edit /etc/fstab and check if the SSD disc is first mounted </w:t>
      </w:r>
    </w:p>
    <w:p w14:paraId="04C376F9" w14:textId="77777777" w:rsidR="00CA2E80" w:rsidRDefault="00270299" w:rsidP="00CA2E80">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(/dev/nvme1n1 on mount /media/nicolas/Data)</w:t>
      </w:r>
    </w:p>
    <w:p w14:paraId="5E4FCF26" w14:textId="22933776"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Note: I had some issues mounting the SWAP file because the mount point of /dev/nvme1n1 was not present in </w:t>
      </w:r>
      <w:r>
        <w:rPr>
          <w:rStyle w:val="HTMLCode"/>
          <w:color w:val="000000"/>
          <w:shd w:val="clear" w:color="auto" w:fill="F6F8FA"/>
        </w:rPr>
        <w:t>/etc/fstab</w:t>
      </w:r>
      <w:r>
        <w:rPr>
          <w:rFonts w:ascii="Helvetica Neue" w:hAnsi="Helvetica Neue"/>
          <w:color w:val="000000"/>
          <w:sz w:val="21"/>
          <w:szCs w:val="21"/>
        </w:rPr>
        <w:t>. /dev/nvme1n1 was only mounted when user "nicolas" logged in from KDE Plasma.</w:t>
      </w:r>
    </w:p>
    <w:p w14:paraId="36CAC04B"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By adding the line </w:t>
      </w:r>
      <w:r>
        <w:rPr>
          <w:rStyle w:val="HTMLCode"/>
          <w:color w:val="000000"/>
          <w:shd w:val="clear" w:color="auto" w:fill="F6F8FA"/>
        </w:rPr>
        <w:t>UUID=6e48816a-67f2-4e07-bfd8-e6836f255deb /media/nicolas/Data ext4 errors=remount-ro 0 1</w:t>
      </w:r>
      <w:r>
        <w:rPr>
          <w:rFonts w:ascii="Helvetica Neue" w:hAnsi="Helvetica Neue"/>
          <w:color w:val="000000"/>
          <w:sz w:val="21"/>
          <w:szCs w:val="21"/>
        </w:rPr>
        <w:t> to </w:t>
      </w:r>
      <w:r>
        <w:rPr>
          <w:rStyle w:val="HTMLCode"/>
          <w:color w:val="000000"/>
          <w:shd w:val="clear" w:color="auto" w:fill="F6F8FA"/>
        </w:rPr>
        <w:t>/etc/fstab</w:t>
      </w:r>
      <w:r>
        <w:rPr>
          <w:rFonts w:ascii="Helvetica Neue" w:hAnsi="Helvetica Neue"/>
          <w:color w:val="000000"/>
          <w:sz w:val="21"/>
          <w:szCs w:val="21"/>
        </w:rPr>
        <w:t> the partition was correctly mounted to </w:t>
      </w:r>
      <w:r>
        <w:rPr>
          <w:rStyle w:val="HTMLCode"/>
          <w:color w:val="000000"/>
          <w:shd w:val="clear" w:color="auto" w:fill="F6F8FA"/>
        </w:rPr>
        <w:t>/media/nicolas/Data</w:t>
      </w:r>
      <w:r>
        <w:rPr>
          <w:rFonts w:ascii="Helvetica Neue" w:hAnsi="Helvetica Neue"/>
          <w:color w:val="000000"/>
          <w:sz w:val="21"/>
          <w:szCs w:val="21"/>
        </w:rPr>
        <w:t> and after that we could mount the 512GB swap file.</w:t>
      </w:r>
    </w:p>
    <w:p w14:paraId="1B3FCEC5"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/dev/nvme1n1 (Second SSD of two SSDs) which only contains Data &amp; OS</w:t>
      </w:r>
    </w:p>
    <w:p w14:paraId="79EC2704"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UUID=6e48816a-67f2-4e07-bfd8-e6836f255deb /media/nicolas/Data    ext4     errors=remount-ro 0       1</w:t>
      </w:r>
    </w:p>
    <w:p w14:paraId="73A1C148"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The add the swap file by editing again </w:t>
      </w:r>
      <w:r>
        <w:rPr>
          <w:rStyle w:val="HTMLCode"/>
          <w:color w:val="000000"/>
          <w:shd w:val="clear" w:color="auto" w:fill="F6F8FA"/>
        </w:rPr>
        <w:t>/etc/fstab</w:t>
      </w:r>
      <w:r>
        <w:rPr>
          <w:rFonts w:ascii="Helvetica Neue" w:hAnsi="Helvetica Neue"/>
          <w:color w:val="000000"/>
          <w:sz w:val="21"/>
          <w:szCs w:val="21"/>
        </w:rPr>
        <w:t> by adding the lines:</w:t>
      </w:r>
    </w:p>
    <w:p w14:paraId="1F80D8AD"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Swap file of 512GB on second SSDs (dev/nvme1n1)</w:t>
      </w:r>
    </w:p>
    <w:p w14:paraId="2D051F85"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/media/nicolas/Data/SWAP512GB/swapfile none swap    sw  0   0</w:t>
      </w:r>
    </w:p>
    <w:p w14:paraId="3896ED69"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Enable ZSWAP - 2023.06.08</w:t>
      </w:r>
    </w:p>
    <w:p w14:paraId="111EA28C" w14:textId="77777777" w:rsidR="00270299" w:rsidRDefault="00270299" w:rsidP="00270299">
      <w:pPr>
        <w:pStyle w:val="NormalWeb"/>
        <w:numPr>
          <w:ilvl w:val="0"/>
          <w:numId w:val="12"/>
        </w:numPr>
        <w:spacing w:before="240" w:beforeAutospacing="0"/>
        <w:rPr>
          <w:rFonts w:ascii="Helvetica Neue" w:hAnsi="Helvetica Neue"/>
          <w:color w:val="000000"/>
          <w:sz w:val="21"/>
          <w:szCs w:val="21"/>
        </w:rPr>
      </w:pPr>
      <w:r>
        <w:rPr>
          <w:rStyle w:val="Strong"/>
          <w:rFonts w:ascii="Helvetica Neue" w:hAnsi="Helvetica Neue"/>
          <w:color w:val="000000"/>
          <w:sz w:val="21"/>
          <w:szCs w:val="21"/>
        </w:rPr>
        <w:t>ZSWAP:</w:t>
      </w:r>
      <w:r>
        <w:rPr>
          <w:rFonts w:ascii="Helvetica Neue" w:hAnsi="Helvetica Neue"/>
          <w:color w:val="000000"/>
          <w:sz w:val="21"/>
          <w:szCs w:val="21"/>
        </w:rPr>
        <w:t> The frontswap system hooks attempts to swap out pages and uses zswap as </w:t>
      </w:r>
      <w:ins w:id="0" w:author="Unknown">
        <w:r>
          <w:rPr>
            <w:rFonts w:ascii="Helvetica Neue" w:hAnsi="Helvetica Neue"/>
            <w:color w:val="000000"/>
            <w:sz w:val="21"/>
            <w:szCs w:val="21"/>
          </w:rPr>
          <w:fldChar w:fldCharType="begin"/>
        </w:r>
        <w:r>
          <w:rPr>
            <w:rFonts w:ascii="Helvetica Neue" w:hAnsi="Helvetica Neue"/>
            <w:color w:val="000000"/>
            <w:sz w:val="21"/>
            <w:szCs w:val="21"/>
          </w:rPr>
          <w:instrText>HYPERLINK "https://en.wikipedia.org/wiki/Cache_%28computing%29" \l "Writing_policies"</w:instrText>
        </w:r>
        <w:r>
          <w:rPr>
            <w:rFonts w:ascii="Helvetica Neue" w:hAnsi="Helvetica Neue"/>
            <w:color w:val="000000"/>
            <w:sz w:val="21"/>
            <w:szCs w:val="21"/>
          </w:rPr>
        </w:r>
        <w:r>
          <w:rPr>
            <w:rFonts w:ascii="Helvetica Neue" w:hAnsi="Helvetica Neue"/>
            <w:color w:val="000000"/>
            <w:sz w:val="21"/>
            <w:szCs w:val="21"/>
          </w:rPr>
          <w:fldChar w:fldCharType="separate"/>
        </w:r>
        <w:r>
          <w:rPr>
            <w:rStyle w:val="Hyperlink"/>
            <w:rFonts w:ascii="Helvetica Neue" w:hAnsi="Helvetica Neue"/>
            <w:sz w:val="21"/>
            <w:szCs w:val="21"/>
          </w:rPr>
          <w:t>write-back-cache</w:t>
        </w:r>
        <w:r>
          <w:rPr>
            <w:rFonts w:ascii="Helvetica Neue" w:hAnsi="Helvetica Neue"/>
            <w:color w:val="000000"/>
            <w:sz w:val="21"/>
            <w:szCs w:val="21"/>
          </w:rPr>
          <w:fldChar w:fldCharType="end"/>
        </w:r>
      </w:ins>
      <w:r>
        <w:rPr>
          <w:rFonts w:ascii="Helvetica Neue" w:hAnsi="Helvetica Neue"/>
          <w:color w:val="000000"/>
          <w:sz w:val="21"/>
          <w:szCs w:val="21"/>
        </w:rPr>
        <w:t> for a HDD/SSD swap device: An attempt is made to compress the page and if it contains poorly compressible data it is directly written to the disk. If the data is compressed, it is stored in the pool of zswap memory. If pages are swapped out of memory when the total compressed pages in RAM exceeds a certain size, the Least Recently Used (LRU) </w:t>
      </w:r>
      <w:r>
        <w:rPr>
          <w:rStyle w:val="Emphasis"/>
          <w:rFonts w:ascii="Helvetica Neue" w:hAnsi="Helvetica Neue"/>
          <w:color w:val="000000"/>
          <w:sz w:val="21"/>
          <w:szCs w:val="21"/>
        </w:rPr>
        <w:t>compressed</w:t>
      </w:r>
      <w:r>
        <w:rPr>
          <w:rFonts w:ascii="Helvetica Neue" w:hAnsi="Helvetica Neue"/>
          <w:color w:val="000000"/>
          <w:sz w:val="21"/>
          <w:szCs w:val="21"/>
        </w:rPr>
        <w:t> page is written to the disk as it is unlikely to be required soon.</w:t>
      </w:r>
    </w:p>
    <w:p w14:paraId="5F4EA0AF" w14:textId="77777777" w:rsidR="00270299" w:rsidRDefault="00270299" w:rsidP="00270299">
      <w:pPr>
        <w:pStyle w:val="NormalWeb"/>
        <w:numPr>
          <w:ilvl w:val="0"/>
          <w:numId w:val="12"/>
        </w:numPr>
        <w:spacing w:before="240" w:beforeAutospacing="0"/>
        <w:rPr>
          <w:rFonts w:ascii="Helvetica Neue" w:hAnsi="Helvetica Neue"/>
          <w:color w:val="000000"/>
          <w:sz w:val="21"/>
          <w:szCs w:val="21"/>
        </w:rPr>
      </w:pPr>
      <w:r>
        <w:rPr>
          <w:rStyle w:val="Strong"/>
          <w:rFonts w:ascii="Helvetica Neue" w:hAnsi="Helvetica Neue"/>
          <w:color w:val="000000"/>
          <w:sz w:val="21"/>
          <w:szCs w:val="21"/>
        </w:rPr>
        <w:t>Benefits:</w:t>
      </w:r>
      <w:r>
        <w:rPr>
          <w:rFonts w:ascii="Helvetica Neue" w:hAnsi="Helvetica Neue"/>
          <w:color w:val="000000"/>
          <w:sz w:val="21"/>
          <w:szCs w:val="21"/>
        </w:rPr>
        <w:t> Very efficient use RAM and disk based swap. Minimizes Disk I/O by both reducing the number of writes and reads required (data is compressed and held in RAM) and by reducing the bandwidth of these I/O operations as the data is in a compressed form.</w:t>
      </w:r>
    </w:p>
    <w:p w14:paraId="667752E2" w14:textId="77777777" w:rsidR="00270299" w:rsidRDefault="00270299" w:rsidP="00270299">
      <w:pPr>
        <w:pStyle w:val="NormalWeb"/>
        <w:numPr>
          <w:ilvl w:val="0"/>
          <w:numId w:val="12"/>
        </w:numPr>
        <w:spacing w:before="240" w:beforeAutospacing="0"/>
        <w:rPr>
          <w:rFonts w:ascii="Helvetica Neue" w:hAnsi="Helvetica Neue"/>
          <w:color w:val="000000"/>
          <w:sz w:val="21"/>
          <w:szCs w:val="21"/>
        </w:rPr>
      </w:pPr>
      <w:r>
        <w:rPr>
          <w:rStyle w:val="Strong"/>
          <w:rFonts w:ascii="Helvetica Neue" w:hAnsi="Helvetica Neue"/>
          <w:color w:val="000000"/>
          <w:sz w:val="21"/>
          <w:szCs w:val="21"/>
        </w:rPr>
        <w:t>Limitations:</w:t>
      </w:r>
      <w:r>
        <w:rPr>
          <w:rFonts w:ascii="Helvetica Neue" w:hAnsi="Helvetica Neue"/>
          <w:color w:val="000000"/>
          <w:sz w:val="21"/>
          <w:szCs w:val="21"/>
        </w:rPr>
        <w:t> It is an enhancement of disk based swap systems and hence depends on a swap partition on the hard disk.</w:t>
      </w:r>
    </w:p>
    <w:p w14:paraId="0AB384DE" w14:textId="77777777" w:rsidR="00270299" w:rsidRDefault="00270299" w:rsidP="00270299">
      <w:pPr>
        <w:pStyle w:val="NormalWeb"/>
        <w:numPr>
          <w:ilvl w:val="0"/>
          <w:numId w:val="12"/>
        </w:numPr>
        <w:spacing w:before="240" w:beforeAutospacing="0"/>
        <w:rPr>
          <w:rFonts w:ascii="Helvetica Neue" w:hAnsi="Helvetica Neue"/>
          <w:color w:val="000000"/>
          <w:sz w:val="21"/>
          <w:szCs w:val="21"/>
        </w:rPr>
      </w:pPr>
      <w:r>
        <w:rPr>
          <w:rStyle w:val="Strong"/>
          <w:rFonts w:ascii="Helvetica Neue" w:hAnsi="Helvetica Neue"/>
          <w:color w:val="000000"/>
          <w:sz w:val="21"/>
          <w:szCs w:val="21"/>
        </w:rPr>
        <w:lastRenderedPageBreak/>
        <w:t>Status:</w:t>
      </w:r>
      <w:r>
        <w:rPr>
          <w:rFonts w:ascii="Helvetica Neue" w:hAnsi="Helvetica Neue"/>
          <w:color w:val="000000"/>
          <w:sz w:val="21"/>
          <w:szCs w:val="21"/>
        </w:rPr>
        <w:t> Merged into the 3.11 mainline linux kernel.</w:t>
      </w:r>
    </w:p>
    <w:p w14:paraId="23FCE72E"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Edit /etc/default/grub</w:t>
      </w:r>
    </w:p>
    <w:p w14:paraId="383DA1D5"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Add </w:t>
      </w:r>
      <w:r>
        <w:rPr>
          <w:rStyle w:val="HTMLCode"/>
          <w:color w:val="000000"/>
          <w:shd w:val="clear" w:color="auto" w:fill="F6F8FA"/>
        </w:rPr>
        <w:t>zswap.enabled=1</w:t>
      </w:r>
      <w:r>
        <w:rPr>
          <w:rFonts w:ascii="Helvetica Neue" w:hAnsi="Helvetica Neue"/>
          <w:color w:val="000000"/>
          <w:sz w:val="21"/>
          <w:szCs w:val="21"/>
        </w:rPr>
        <w:t> to line: GRUB_CMDLINE_LINUX_DEFAULT</w:t>
      </w:r>
    </w:p>
    <w:p w14:paraId="2F764537"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GRUB_CMDLINE_LINUX_DEFAULT="quiet splashi zswap.enabled=1"</w:t>
      </w:r>
    </w:p>
    <w:p w14:paraId="674A2AD7"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Update grub</w:t>
      </w:r>
    </w:p>
    <w:p w14:paraId="235A6E79"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Finally, update Grub using the </w:t>
      </w:r>
      <w:r>
        <w:rPr>
          <w:rStyle w:val="Strong"/>
          <w:rFonts w:ascii="Helvetica Neue" w:hAnsi="Helvetica Neue"/>
          <w:color w:val="000000"/>
          <w:sz w:val="21"/>
          <w:szCs w:val="21"/>
        </w:rPr>
        <w:t>update-grub</w:t>
      </w:r>
      <w:r>
        <w:rPr>
          <w:rFonts w:ascii="Helvetica Neue" w:hAnsi="Helvetica Neue"/>
          <w:color w:val="000000"/>
          <w:sz w:val="21"/>
          <w:szCs w:val="21"/>
        </w:rPr>
        <w:t> command.</w:t>
      </w:r>
    </w:p>
    <w:p w14:paraId="5F4CCECE"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update-grub</w:t>
      </w:r>
    </w:p>
    <w:p w14:paraId="20A68D2E"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Tune Swap space settings (Swappiness, cache pressure)</w:t>
      </w:r>
    </w:p>
    <w:p w14:paraId="3082D71B"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Firstly, check the value of the “swappiness” parameter, which indicates how often the system is going to swap data out of the RAM to the added swap space. The parameter’s value will lie between “0” and “100”.</w:t>
      </w:r>
    </w:p>
    <w:p w14:paraId="268305E5"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By default it's 100:</w:t>
      </w:r>
    </w:p>
    <w:p w14:paraId="0B85E8ED"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cat /proc/sys/vm/swappiness</w:t>
      </w:r>
    </w:p>
    <w:p w14:paraId="2B45918F"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100</w:t>
      </w:r>
    </w:p>
    <w:p w14:paraId="26EDDD0A"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Another parameter’s value that we are going to tune is “vfs_cache_pressure”. This parameter controls the cache dentry and inode information.</w:t>
      </w:r>
    </w:p>
    <w:p w14:paraId="0E45840E"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#cat /proc/sys/vm/vfs_cache_pressure</w:t>
      </w:r>
    </w:p>
    <w:p w14:paraId="1BE7C223"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100</w:t>
      </w:r>
    </w:p>
    <w:p w14:paraId="250F8345"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t>Change values of swappinness vfs_cache_pressure in /etc/sysctl.conf</w:t>
      </w:r>
    </w:p>
    <w:p w14:paraId="5F2BBDA4"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Edit /etc/sysctl.conf and add following lines:</w:t>
      </w:r>
    </w:p>
    <w:p w14:paraId="2C1712AC"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Gilles - added vm.max_map_count and swappiness and cache_pressure - 2023.06.01</w:t>
      </w:r>
    </w:p>
    <w:p w14:paraId="0C341F03"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 xml:space="preserve"># See: </w:t>
      </w:r>
      <w:hyperlink r:id="rId9" w:history="1">
        <w:r>
          <w:rPr>
            <w:rStyle w:val="Hyperlink"/>
          </w:rPr>
          <w:t>https://www.digitalocean.com/community/tutorials/how-to-add-swap-space-on-ubuntu-22-04</w:t>
        </w:r>
      </w:hyperlink>
    </w:p>
    <w:p w14:paraId="4696775A"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vm.max_map_count=524288</w:t>
      </w:r>
    </w:p>
    <w:p w14:paraId="156D998E"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vm.swappiness=20</w:t>
      </w:r>
    </w:p>
    <w:p w14:paraId="28A8989B" w14:textId="77777777" w:rsidR="00270299" w:rsidRDefault="00270299" w:rsidP="00270299">
      <w:pPr>
        <w:pStyle w:val="HTMLPreformatted"/>
        <w:pBdr>
          <w:top w:val="single" w:sz="6" w:space="6" w:color="AAAAAA"/>
          <w:left w:val="single" w:sz="6" w:space="6" w:color="AAAAAA"/>
          <w:bottom w:val="single" w:sz="6" w:space="6" w:color="AAAAAA"/>
          <w:right w:val="single" w:sz="6" w:space="6" w:color="AAAAAA"/>
        </w:pBdr>
        <w:shd w:val="clear" w:color="auto" w:fill="F6F8FA"/>
        <w:ind w:right="240"/>
        <w:rPr>
          <w:rStyle w:val="HTMLCode"/>
          <w:color w:val="000000"/>
        </w:rPr>
      </w:pPr>
      <w:r>
        <w:rPr>
          <w:rStyle w:val="HTMLCode"/>
          <w:color w:val="000000"/>
        </w:rPr>
        <w:t>vm.vfs_cache_pressure=40</w:t>
      </w:r>
    </w:p>
    <w:p w14:paraId="66F338BD" w14:textId="77777777" w:rsidR="00270299" w:rsidRDefault="00270299" w:rsidP="00270299">
      <w:pPr>
        <w:pStyle w:val="NormalWeb"/>
        <w:rPr>
          <w:rFonts w:ascii="Helvetica Neue" w:hAnsi="Helvetica Neue"/>
          <w:color w:val="000000"/>
          <w:sz w:val="21"/>
          <w:szCs w:val="21"/>
        </w:rPr>
      </w:pPr>
      <w:r>
        <w:rPr>
          <w:rFonts w:ascii="Helvetica Neue" w:hAnsi="Helvetica Neue"/>
          <w:color w:val="000000"/>
          <w:sz w:val="21"/>
          <w:szCs w:val="21"/>
        </w:rPr>
        <w:t>Activate with command (or reboot):</w:t>
      </w:r>
    </w:p>
    <w:p w14:paraId="1BD4A0F9" w14:textId="77777777" w:rsidR="00270299" w:rsidRDefault="00270299" w:rsidP="00270299">
      <w:pPr>
        <w:pStyle w:val="NormalWeb"/>
        <w:rPr>
          <w:rFonts w:ascii="Helvetica Neue" w:hAnsi="Helvetica Neue"/>
          <w:color w:val="000000"/>
          <w:sz w:val="21"/>
          <w:szCs w:val="21"/>
        </w:rPr>
      </w:pPr>
      <w:r>
        <w:rPr>
          <w:rStyle w:val="HTMLCode"/>
          <w:color w:val="000000"/>
          <w:shd w:val="clear" w:color="auto" w:fill="F6F8FA"/>
        </w:rPr>
        <w:t>sudo sysctl -p</w:t>
      </w:r>
    </w:p>
    <w:p w14:paraId="47304307" w14:textId="77777777" w:rsidR="00270299" w:rsidRDefault="00270299" w:rsidP="00270299">
      <w:pPr>
        <w:pStyle w:val="Heading2"/>
        <w:pBdr>
          <w:bottom w:val="single" w:sz="6" w:space="0" w:color="EAECEF"/>
        </w:pBdr>
        <w:rPr>
          <w:rFonts w:ascii="Helvetica Neue" w:hAnsi="Helvetica Neue"/>
          <w:color w:val="0E69FF"/>
          <w:sz w:val="36"/>
          <w:szCs w:val="36"/>
        </w:rPr>
      </w:pPr>
      <w:r>
        <w:rPr>
          <w:rFonts w:ascii="Helvetica Neue" w:hAnsi="Helvetica Neue"/>
          <w:color w:val="0E69FF"/>
        </w:rPr>
        <w:lastRenderedPageBreak/>
        <w:t>Resources</w:t>
      </w:r>
    </w:p>
    <w:p w14:paraId="218843D4" w14:textId="77777777" w:rsidR="00270299" w:rsidRDefault="00270299" w:rsidP="00270299">
      <w:pPr>
        <w:pStyle w:val="NormalWeb"/>
        <w:rPr>
          <w:rFonts w:ascii="Helvetica Neue" w:hAnsi="Helvetica Neue"/>
          <w:color w:val="000000"/>
          <w:sz w:val="21"/>
          <w:szCs w:val="21"/>
        </w:rPr>
      </w:pPr>
      <w:hyperlink r:id="rId10" w:history="1">
        <w:r>
          <w:rPr>
            <w:rStyle w:val="Hyperlink"/>
            <w:rFonts w:ascii="Helvetica Neue" w:hAnsi="Helvetica Neue"/>
            <w:sz w:val="21"/>
            <w:szCs w:val="21"/>
          </w:rPr>
          <w:t>https://ubunlog.com/en/mejorar-rendimiento-ubuntu-gracias-zswap/</w:t>
        </w:r>
      </w:hyperlink>
    </w:p>
    <w:p w14:paraId="039EDF28" w14:textId="77777777" w:rsidR="00270299" w:rsidRDefault="00270299" w:rsidP="00270299">
      <w:pPr>
        <w:pStyle w:val="NormalWeb"/>
        <w:rPr>
          <w:rFonts w:ascii="Helvetica Neue" w:hAnsi="Helvetica Neue"/>
          <w:color w:val="000000"/>
          <w:sz w:val="21"/>
          <w:szCs w:val="21"/>
        </w:rPr>
      </w:pPr>
      <w:hyperlink r:id="rId11" w:history="1">
        <w:r>
          <w:rPr>
            <w:rStyle w:val="Hyperlink"/>
            <w:rFonts w:ascii="Helvetica Neue" w:hAnsi="Helvetica Neue"/>
            <w:sz w:val="21"/>
            <w:szCs w:val="21"/>
          </w:rPr>
          <w:t>https://askubuntu.com/questions/471912/zram-vs-zswap-vs-zcache-ultimate-guide-when-to-use-which-one</w:t>
        </w:r>
      </w:hyperlink>
    </w:p>
    <w:p w14:paraId="00E3AB6C" w14:textId="77777777" w:rsidR="00270299" w:rsidRDefault="00270299" w:rsidP="00270299">
      <w:pPr>
        <w:pStyle w:val="NormalWeb"/>
        <w:rPr>
          <w:rFonts w:ascii="Helvetica Neue" w:hAnsi="Helvetica Neue"/>
          <w:color w:val="000000"/>
          <w:sz w:val="21"/>
          <w:szCs w:val="21"/>
        </w:rPr>
      </w:pPr>
      <w:hyperlink r:id="rId12" w:history="1">
        <w:r>
          <w:rPr>
            <w:rStyle w:val="Hyperlink"/>
            <w:rFonts w:ascii="Helvetica Neue" w:hAnsi="Helvetica Neue"/>
            <w:sz w:val="21"/>
            <w:szCs w:val="21"/>
          </w:rPr>
          <w:t>https://linuxhint.com/add-swap-space-ubuntu-22-04/</w:t>
        </w:r>
      </w:hyperlink>
    </w:p>
    <w:p w14:paraId="3933EFF4" w14:textId="77777777" w:rsidR="00270299" w:rsidRDefault="00270299" w:rsidP="00270299">
      <w:pPr>
        <w:pStyle w:val="NormalWeb"/>
        <w:rPr>
          <w:rFonts w:ascii="Helvetica Neue" w:hAnsi="Helvetica Neue"/>
          <w:color w:val="000000"/>
          <w:sz w:val="21"/>
          <w:szCs w:val="21"/>
        </w:rPr>
      </w:pPr>
      <w:hyperlink r:id="rId13" w:history="1">
        <w:r>
          <w:rPr>
            <w:rStyle w:val="Hyperlink"/>
            <w:rFonts w:ascii="Helvetica Neue" w:hAnsi="Helvetica Neue"/>
            <w:sz w:val="21"/>
            <w:szCs w:val="21"/>
          </w:rPr>
          <w:t>https://www.digitalocean.com/community/tutorials/how-to-add-swap-space-on-ubuntu-22-04</w:t>
        </w:r>
      </w:hyperlink>
    </w:p>
    <w:p w14:paraId="53F27224" w14:textId="77777777" w:rsidR="00930612" w:rsidRDefault="00930612" w:rsidP="000601C8"/>
    <w:sectPr w:rsidR="00930612" w:rsidSect="000E4E62">
      <w:headerReference w:type="default"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B09CB" w14:textId="77777777" w:rsidR="005E5D7D" w:rsidRDefault="005E5D7D" w:rsidP="00E73E7B">
      <w:r>
        <w:separator/>
      </w:r>
    </w:p>
  </w:endnote>
  <w:endnote w:type="continuationSeparator" w:id="0">
    <w:p w14:paraId="6444893B" w14:textId="77777777" w:rsidR="005E5D7D" w:rsidRDefault="005E5D7D" w:rsidP="00E73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ngla MN">
    <w:panose1 w:val="02000500020000000000"/>
    <w:charset w:val="00"/>
    <w:family w:val="auto"/>
    <w:pitch w:val="variable"/>
    <w:sig w:usb0="0001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7308" w14:textId="77777777" w:rsidR="00E73E7B" w:rsidRDefault="00E73E7B" w:rsidP="00E73E7B">
    <w:pPr>
      <w:pStyle w:val="Footer"/>
      <w:jc w:val="center"/>
    </w:pPr>
    <w:r>
      <w:t xml:space="preserve">Page </w:t>
    </w:r>
    <w:r>
      <w:fldChar w:fldCharType="begin"/>
    </w:r>
    <w:r>
      <w:instrText xml:space="preserve"> PAGE </w:instrText>
    </w:r>
    <w:r>
      <w:fldChar w:fldCharType="separate"/>
    </w:r>
    <w:r>
      <w:t>2</w:t>
    </w:r>
    <w:r>
      <w:fldChar w:fldCharType="end"/>
    </w:r>
    <w:r>
      <w:t xml:space="preserve"> of </w:t>
    </w:r>
    <w:fldSimple w:instr=" NUMPAGES ">
      <w:r>
        <w:t>156</w:t>
      </w:r>
    </w:fldSimple>
  </w:p>
  <w:p w14:paraId="3320576B" w14:textId="77777777" w:rsidR="00E73E7B" w:rsidRDefault="00E73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1ED91" w14:textId="77777777" w:rsidR="005E5D7D" w:rsidRDefault="005E5D7D" w:rsidP="00E73E7B">
      <w:r>
        <w:separator/>
      </w:r>
    </w:p>
  </w:footnote>
  <w:footnote w:type="continuationSeparator" w:id="0">
    <w:p w14:paraId="7109EBE6" w14:textId="77777777" w:rsidR="005E5D7D" w:rsidRDefault="005E5D7D" w:rsidP="00E73E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F5E5" w14:textId="408499BB" w:rsidR="00E73E7B" w:rsidRPr="00CE606E" w:rsidRDefault="00AB3FBA" w:rsidP="00E73E7B">
    <w:pPr>
      <w:pStyle w:val="HeaderFooter"/>
      <w:tabs>
        <w:tab w:val="clear" w:pos="9020"/>
        <w:tab w:val="center" w:pos="4819"/>
        <w:tab w:val="right" w:pos="9638"/>
      </w:tabs>
      <w:rPr>
        <w:lang w:val="en-US"/>
      </w:rPr>
    </w:pPr>
    <w:r>
      <w:rPr>
        <w:color w:val="6A6A6A"/>
        <w:lang w:val="en-US"/>
      </w:rPr>
      <w:t>How to create a swap file in Linux</w:t>
    </w:r>
    <w:r w:rsidR="00E73E7B" w:rsidRPr="00CE606E">
      <w:rPr>
        <w:color w:val="6A6A6A"/>
        <w:lang w:val="en-US"/>
      </w:rPr>
      <w:t xml:space="preserve"> </w:t>
    </w:r>
    <w:r w:rsidR="00E73E7B" w:rsidRPr="00CE606E">
      <w:rPr>
        <w:color w:val="6A6A6A"/>
        <w:lang w:val="en-US"/>
      </w:rPr>
      <w:tab/>
    </w:r>
    <w:r w:rsidR="00E73E7B">
      <w:rPr>
        <w:color w:val="6A6A6A"/>
        <w:lang w:val="en-US"/>
      </w:rPr>
      <w:t>Distro V1.</w:t>
    </w:r>
    <w:r>
      <w:rPr>
        <w:color w:val="6A6A6A"/>
        <w:lang w:val="en-US"/>
      </w:rPr>
      <w:t>0</w:t>
    </w:r>
    <w:r w:rsidR="00E73E7B" w:rsidRPr="00CE606E">
      <w:rPr>
        <w:color w:val="6A6A6A"/>
        <w:lang w:val="en-US"/>
      </w:rPr>
      <w:tab/>
    </w:r>
    <w:r>
      <w:rPr>
        <w:color w:val="6A6A6A"/>
        <w:lang w:val="en-US"/>
      </w:rPr>
      <w:t>June</w:t>
    </w:r>
    <w:r w:rsidR="00E73E7B">
      <w:rPr>
        <w:color w:val="6A6A6A"/>
        <w:lang w:val="en-US"/>
      </w:rPr>
      <w:t xml:space="preserve"> </w:t>
    </w:r>
    <w:r w:rsidR="00A35E65">
      <w:rPr>
        <w:color w:val="6A6A6A"/>
        <w:lang w:val="en-US"/>
      </w:rPr>
      <w:t>2</w:t>
    </w:r>
    <w:r>
      <w:rPr>
        <w:color w:val="6A6A6A"/>
        <w:lang w:val="en-US"/>
      </w:rPr>
      <w:t>6</w:t>
    </w:r>
    <w:r w:rsidR="00E73E7B" w:rsidRPr="00CE606E">
      <w:rPr>
        <w:color w:val="6A6A6A"/>
        <w:lang w:val="en-US"/>
      </w:rPr>
      <w:t>, 20</w:t>
    </w:r>
    <w:r w:rsidR="00E73E7B">
      <w:rPr>
        <w:color w:val="6A6A6A"/>
        <w:lang w:val="en-US"/>
      </w:rPr>
      <w:t>2</w:t>
    </w:r>
    <w:r w:rsidR="00A35E65">
      <w:rPr>
        <w:color w:val="6A6A6A"/>
        <w:lang w:val="en-US"/>
      </w:rPr>
      <w:t>3</w:t>
    </w:r>
  </w:p>
  <w:p w14:paraId="02F740A4" w14:textId="77777777" w:rsidR="00E73E7B" w:rsidRPr="00CE606E" w:rsidRDefault="00E73E7B" w:rsidP="00E73E7B">
    <w:pPr>
      <w:pStyle w:val="HeaderFooter"/>
      <w:tabs>
        <w:tab w:val="clear" w:pos="9020"/>
        <w:tab w:val="center" w:pos="4819"/>
        <w:tab w:val="right" w:pos="9638"/>
      </w:tabs>
      <w:rPr>
        <w:lang w:val="en-US"/>
      </w:rPr>
    </w:pPr>
  </w:p>
  <w:p w14:paraId="76AED21D" w14:textId="36BE2508" w:rsidR="00E73E7B" w:rsidRDefault="00E73E7B" w:rsidP="00E73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67"/>
    <w:multiLevelType w:val="hybridMultilevel"/>
    <w:tmpl w:val="CEA6758A"/>
    <w:lvl w:ilvl="0" w:tplc="2F9E1C52">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31A8385B"/>
    <w:multiLevelType w:val="multilevel"/>
    <w:tmpl w:val="601A2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712F1"/>
    <w:multiLevelType w:val="hybridMultilevel"/>
    <w:tmpl w:val="968865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8401C1A"/>
    <w:multiLevelType w:val="hybridMultilevel"/>
    <w:tmpl w:val="5AE0B2CA"/>
    <w:lvl w:ilvl="0" w:tplc="262E0DC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43D46FE1"/>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3DE70B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36A1318"/>
    <w:multiLevelType w:val="multilevel"/>
    <w:tmpl w:val="5D0E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4045E5"/>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99C4447"/>
    <w:multiLevelType w:val="hybridMultilevel"/>
    <w:tmpl w:val="C800667A"/>
    <w:lvl w:ilvl="0" w:tplc="2A58E90A">
      <w:start w:val="3"/>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6CCC193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FA568A7"/>
    <w:multiLevelType w:val="hybridMultilevel"/>
    <w:tmpl w:val="3520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26DD0"/>
    <w:multiLevelType w:val="hybridMultilevel"/>
    <w:tmpl w:val="0546C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8943387">
    <w:abstractNumId w:val="11"/>
  </w:num>
  <w:num w:numId="2" w16cid:durableId="1917132756">
    <w:abstractNumId w:val="9"/>
  </w:num>
  <w:num w:numId="3" w16cid:durableId="401408685">
    <w:abstractNumId w:val="8"/>
  </w:num>
  <w:num w:numId="4" w16cid:durableId="1785804315">
    <w:abstractNumId w:val="0"/>
  </w:num>
  <w:num w:numId="5" w16cid:durableId="1923097607">
    <w:abstractNumId w:val="3"/>
  </w:num>
  <w:num w:numId="6" w16cid:durableId="1246068573">
    <w:abstractNumId w:val="4"/>
  </w:num>
  <w:num w:numId="7" w16cid:durableId="539899495">
    <w:abstractNumId w:val="7"/>
  </w:num>
  <w:num w:numId="8" w16cid:durableId="1350373692">
    <w:abstractNumId w:val="5"/>
  </w:num>
  <w:num w:numId="9" w16cid:durableId="1553617827">
    <w:abstractNumId w:val="2"/>
  </w:num>
  <w:num w:numId="10" w16cid:durableId="133765559">
    <w:abstractNumId w:val="10"/>
  </w:num>
  <w:num w:numId="11" w16cid:durableId="2062249703">
    <w:abstractNumId w:val="1"/>
  </w:num>
  <w:num w:numId="12" w16cid:durableId="344790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0A"/>
    <w:rsid w:val="00001F97"/>
    <w:rsid w:val="00002343"/>
    <w:rsid w:val="000043CD"/>
    <w:rsid w:val="00005451"/>
    <w:rsid w:val="00011007"/>
    <w:rsid w:val="00015AC0"/>
    <w:rsid w:val="00030537"/>
    <w:rsid w:val="000374DE"/>
    <w:rsid w:val="000439F3"/>
    <w:rsid w:val="000478F0"/>
    <w:rsid w:val="000601C8"/>
    <w:rsid w:val="0006021F"/>
    <w:rsid w:val="00061A30"/>
    <w:rsid w:val="000657D2"/>
    <w:rsid w:val="000819C1"/>
    <w:rsid w:val="00082165"/>
    <w:rsid w:val="00091D29"/>
    <w:rsid w:val="000A6C7F"/>
    <w:rsid w:val="000B375B"/>
    <w:rsid w:val="000B41CB"/>
    <w:rsid w:val="000B7E54"/>
    <w:rsid w:val="000C0F85"/>
    <w:rsid w:val="000C5D05"/>
    <w:rsid w:val="000C7983"/>
    <w:rsid w:val="000D3813"/>
    <w:rsid w:val="000D407D"/>
    <w:rsid w:val="000E09C1"/>
    <w:rsid w:val="000E387D"/>
    <w:rsid w:val="000E4E62"/>
    <w:rsid w:val="000E69F1"/>
    <w:rsid w:val="000E6F51"/>
    <w:rsid w:val="000F220C"/>
    <w:rsid w:val="000F5F60"/>
    <w:rsid w:val="0010045B"/>
    <w:rsid w:val="00103770"/>
    <w:rsid w:val="0010602D"/>
    <w:rsid w:val="001202CD"/>
    <w:rsid w:val="0012152F"/>
    <w:rsid w:val="00126405"/>
    <w:rsid w:val="001272C5"/>
    <w:rsid w:val="00130736"/>
    <w:rsid w:val="0013124C"/>
    <w:rsid w:val="001322B0"/>
    <w:rsid w:val="001340D1"/>
    <w:rsid w:val="00135023"/>
    <w:rsid w:val="001407B0"/>
    <w:rsid w:val="001505C1"/>
    <w:rsid w:val="00151C73"/>
    <w:rsid w:val="001608D8"/>
    <w:rsid w:val="001719BE"/>
    <w:rsid w:val="00174127"/>
    <w:rsid w:val="001753FD"/>
    <w:rsid w:val="001776F1"/>
    <w:rsid w:val="00177838"/>
    <w:rsid w:val="001778D1"/>
    <w:rsid w:val="00180E08"/>
    <w:rsid w:val="001916B1"/>
    <w:rsid w:val="00195DF7"/>
    <w:rsid w:val="001A023D"/>
    <w:rsid w:val="001A21EF"/>
    <w:rsid w:val="001A34E6"/>
    <w:rsid w:val="001A3C34"/>
    <w:rsid w:val="001A4F03"/>
    <w:rsid w:val="001B31C3"/>
    <w:rsid w:val="001B49AA"/>
    <w:rsid w:val="001C36BC"/>
    <w:rsid w:val="001C5279"/>
    <w:rsid w:val="001D2F5E"/>
    <w:rsid w:val="001D3AC4"/>
    <w:rsid w:val="001E32AF"/>
    <w:rsid w:val="001E6AD6"/>
    <w:rsid w:val="002112D7"/>
    <w:rsid w:val="00212B88"/>
    <w:rsid w:val="002162CA"/>
    <w:rsid w:val="00217153"/>
    <w:rsid w:val="0022051F"/>
    <w:rsid w:val="002263D1"/>
    <w:rsid w:val="00226F15"/>
    <w:rsid w:val="00227FD8"/>
    <w:rsid w:val="00230529"/>
    <w:rsid w:val="00234A75"/>
    <w:rsid w:val="002370C2"/>
    <w:rsid w:val="002414B6"/>
    <w:rsid w:val="00241917"/>
    <w:rsid w:val="00245B70"/>
    <w:rsid w:val="00262508"/>
    <w:rsid w:val="00267635"/>
    <w:rsid w:val="00270299"/>
    <w:rsid w:val="0027068D"/>
    <w:rsid w:val="00273589"/>
    <w:rsid w:val="002739BE"/>
    <w:rsid w:val="00276AE9"/>
    <w:rsid w:val="002773B6"/>
    <w:rsid w:val="00284F97"/>
    <w:rsid w:val="00286F6F"/>
    <w:rsid w:val="00295183"/>
    <w:rsid w:val="00295310"/>
    <w:rsid w:val="0029701A"/>
    <w:rsid w:val="002B2C93"/>
    <w:rsid w:val="002C47A1"/>
    <w:rsid w:val="002D2A42"/>
    <w:rsid w:val="002D4FC2"/>
    <w:rsid w:val="002D56DA"/>
    <w:rsid w:val="002E3036"/>
    <w:rsid w:val="002E5862"/>
    <w:rsid w:val="002F3414"/>
    <w:rsid w:val="002F78F8"/>
    <w:rsid w:val="00300CE4"/>
    <w:rsid w:val="00301F56"/>
    <w:rsid w:val="00304FB3"/>
    <w:rsid w:val="00305CB2"/>
    <w:rsid w:val="00317DFF"/>
    <w:rsid w:val="00322AF2"/>
    <w:rsid w:val="00322E6A"/>
    <w:rsid w:val="00331569"/>
    <w:rsid w:val="00341D88"/>
    <w:rsid w:val="00360017"/>
    <w:rsid w:val="003641A8"/>
    <w:rsid w:val="00365E0E"/>
    <w:rsid w:val="0036761C"/>
    <w:rsid w:val="00376882"/>
    <w:rsid w:val="0038068B"/>
    <w:rsid w:val="00380E21"/>
    <w:rsid w:val="0039656D"/>
    <w:rsid w:val="003B1E58"/>
    <w:rsid w:val="003B2BA5"/>
    <w:rsid w:val="003B34FB"/>
    <w:rsid w:val="003B72E6"/>
    <w:rsid w:val="003C1405"/>
    <w:rsid w:val="003C1D3F"/>
    <w:rsid w:val="003D0803"/>
    <w:rsid w:val="003D3195"/>
    <w:rsid w:val="003D39C0"/>
    <w:rsid w:val="003E0D0A"/>
    <w:rsid w:val="003E1163"/>
    <w:rsid w:val="003E12DF"/>
    <w:rsid w:val="003E4590"/>
    <w:rsid w:val="003E4E64"/>
    <w:rsid w:val="003F3CC6"/>
    <w:rsid w:val="003F4AFB"/>
    <w:rsid w:val="003F76C6"/>
    <w:rsid w:val="004012AD"/>
    <w:rsid w:val="004022B6"/>
    <w:rsid w:val="00404537"/>
    <w:rsid w:val="004077F3"/>
    <w:rsid w:val="00411314"/>
    <w:rsid w:val="00413470"/>
    <w:rsid w:val="004153A5"/>
    <w:rsid w:val="00416134"/>
    <w:rsid w:val="004161FD"/>
    <w:rsid w:val="00421142"/>
    <w:rsid w:val="00421D51"/>
    <w:rsid w:val="00426099"/>
    <w:rsid w:val="00426D7E"/>
    <w:rsid w:val="00432A65"/>
    <w:rsid w:val="004360D7"/>
    <w:rsid w:val="00436F18"/>
    <w:rsid w:val="00446A0A"/>
    <w:rsid w:val="00453011"/>
    <w:rsid w:val="00455E69"/>
    <w:rsid w:val="00457326"/>
    <w:rsid w:val="00461D4B"/>
    <w:rsid w:val="004645AE"/>
    <w:rsid w:val="00465298"/>
    <w:rsid w:val="004701CB"/>
    <w:rsid w:val="0047427C"/>
    <w:rsid w:val="00474EFA"/>
    <w:rsid w:val="00487123"/>
    <w:rsid w:val="00490909"/>
    <w:rsid w:val="004A078A"/>
    <w:rsid w:val="004A0A14"/>
    <w:rsid w:val="004A28FD"/>
    <w:rsid w:val="004A4B29"/>
    <w:rsid w:val="004A7B62"/>
    <w:rsid w:val="004B1B4C"/>
    <w:rsid w:val="004C06B3"/>
    <w:rsid w:val="004C211D"/>
    <w:rsid w:val="004C4BED"/>
    <w:rsid w:val="004C5BA9"/>
    <w:rsid w:val="004D1272"/>
    <w:rsid w:val="004E5D1D"/>
    <w:rsid w:val="004E6EE5"/>
    <w:rsid w:val="004E711C"/>
    <w:rsid w:val="004F14E1"/>
    <w:rsid w:val="00503148"/>
    <w:rsid w:val="005044AC"/>
    <w:rsid w:val="005069D9"/>
    <w:rsid w:val="0051263D"/>
    <w:rsid w:val="00513329"/>
    <w:rsid w:val="0053192E"/>
    <w:rsid w:val="00542886"/>
    <w:rsid w:val="00557813"/>
    <w:rsid w:val="005617A7"/>
    <w:rsid w:val="00561968"/>
    <w:rsid w:val="0056516B"/>
    <w:rsid w:val="00567B33"/>
    <w:rsid w:val="00570978"/>
    <w:rsid w:val="0057627F"/>
    <w:rsid w:val="005835A5"/>
    <w:rsid w:val="005856DD"/>
    <w:rsid w:val="00593AC5"/>
    <w:rsid w:val="005A2E0F"/>
    <w:rsid w:val="005A47CC"/>
    <w:rsid w:val="005A5713"/>
    <w:rsid w:val="005A7AEA"/>
    <w:rsid w:val="005B06CA"/>
    <w:rsid w:val="005B2049"/>
    <w:rsid w:val="005B6DAF"/>
    <w:rsid w:val="005C162E"/>
    <w:rsid w:val="005C3F10"/>
    <w:rsid w:val="005C5A87"/>
    <w:rsid w:val="005D13F4"/>
    <w:rsid w:val="005D50F4"/>
    <w:rsid w:val="005D6BD8"/>
    <w:rsid w:val="005E4A58"/>
    <w:rsid w:val="005E5D7D"/>
    <w:rsid w:val="00601E8B"/>
    <w:rsid w:val="00606F82"/>
    <w:rsid w:val="006269D2"/>
    <w:rsid w:val="0063568E"/>
    <w:rsid w:val="006407A2"/>
    <w:rsid w:val="00642CD9"/>
    <w:rsid w:val="0064766B"/>
    <w:rsid w:val="00647E03"/>
    <w:rsid w:val="0066076F"/>
    <w:rsid w:val="006641A6"/>
    <w:rsid w:val="0066424A"/>
    <w:rsid w:val="00664621"/>
    <w:rsid w:val="006703BE"/>
    <w:rsid w:val="00676069"/>
    <w:rsid w:val="00683747"/>
    <w:rsid w:val="006901E5"/>
    <w:rsid w:val="00696F37"/>
    <w:rsid w:val="00697F48"/>
    <w:rsid w:val="006A4C5E"/>
    <w:rsid w:val="006B2B7B"/>
    <w:rsid w:val="006B2CE7"/>
    <w:rsid w:val="006C0946"/>
    <w:rsid w:val="006C48C5"/>
    <w:rsid w:val="006D19B6"/>
    <w:rsid w:val="006D50BE"/>
    <w:rsid w:val="006D6236"/>
    <w:rsid w:val="006E09B4"/>
    <w:rsid w:val="006E12B5"/>
    <w:rsid w:val="006E27A0"/>
    <w:rsid w:val="006E2D0F"/>
    <w:rsid w:val="006F059C"/>
    <w:rsid w:val="006F1416"/>
    <w:rsid w:val="006F26EC"/>
    <w:rsid w:val="00720CA8"/>
    <w:rsid w:val="007228C2"/>
    <w:rsid w:val="00731ABF"/>
    <w:rsid w:val="0073569D"/>
    <w:rsid w:val="00736761"/>
    <w:rsid w:val="00742191"/>
    <w:rsid w:val="007473A6"/>
    <w:rsid w:val="00751FE6"/>
    <w:rsid w:val="00754AA3"/>
    <w:rsid w:val="00760B2E"/>
    <w:rsid w:val="00773DC4"/>
    <w:rsid w:val="0077413E"/>
    <w:rsid w:val="00774A6F"/>
    <w:rsid w:val="00775FE0"/>
    <w:rsid w:val="007762CD"/>
    <w:rsid w:val="00776A5D"/>
    <w:rsid w:val="0078276B"/>
    <w:rsid w:val="00786C34"/>
    <w:rsid w:val="007924D8"/>
    <w:rsid w:val="007936E5"/>
    <w:rsid w:val="007A0CC0"/>
    <w:rsid w:val="007A6BCE"/>
    <w:rsid w:val="007B06AB"/>
    <w:rsid w:val="007B2ABA"/>
    <w:rsid w:val="007B495F"/>
    <w:rsid w:val="007B6D9D"/>
    <w:rsid w:val="007C1038"/>
    <w:rsid w:val="007C50CB"/>
    <w:rsid w:val="007D3A06"/>
    <w:rsid w:val="007E2428"/>
    <w:rsid w:val="007F4434"/>
    <w:rsid w:val="00807D46"/>
    <w:rsid w:val="00812DD6"/>
    <w:rsid w:val="008131CA"/>
    <w:rsid w:val="00813521"/>
    <w:rsid w:val="00820365"/>
    <w:rsid w:val="00825AB9"/>
    <w:rsid w:val="00826168"/>
    <w:rsid w:val="008321BB"/>
    <w:rsid w:val="008326E5"/>
    <w:rsid w:val="00844256"/>
    <w:rsid w:val="00852D70"/>
    <w:rsid w:val="00854585"/>
    <w:rsid w:val="00863206"/>
    <w:rsid w:val="00872EDB"/>
    <w:rsid w:val="00880C59"/>
    <w:rsid w:val="008812FD"/>
    <w:rsid w:val="008817FB"/>
    <w:rsid w:val="008B2430"/>
    <w:rsid w:val="008B6176"/>
    <w:rsid w:val="008B7465"/>
    <w:rsid w:val="008D0A8D"/>
    <w:rsid w:val="008E3D2C"/>
    <w:rsid w:val="008E4002"/>
    <w:rsid w:val="00901762"/>
    <w:rsid w:val="0091192C"/>
    <w:rsid w:val="00912CE2"/>
    <w:rsid w:val="00912D47"/>
    <w:rsid w:val="00916929"/>
    <w:rsid w:val="00923C95"/>
    <w:rsid w:val="00925519"/>
    <w:rsid w:val="00930612"/>
    <w:rsid w:val="00935EFF"/>
    <w:rsid w:val="0094079D"/>
    <w:rsid w:val="00942B25"/>
    <w:rsid w:val="009467F6"/>
    <w:rsid w:val="00947CE2"/>
    <w:rsid w:val="00961E7B"/>
    <w:rsid w:val="00966D53"/>
    <w:rsid w:val="0097036E"/>
    <w:rsid w:val="00972CA0"/>
    <w:rsid w:val="009807CE"/>
    <w:rsid w:val="00981B29"/>
    <w:rsid w:val="00985D9A"/>
    <w:rsid w:val="00991D9B"/>
    <w:rsid w:val="009942D1"/>
    <w:rsid w:val="0099542E"/>
    <w:rsid w:val="009970C5"/>
    <w:rsid w:val="009A289A"/>
    <w:rsid w:val="009B0748"/>
    <w:rsid w:val="009B38EF"/>
    <w:rsid w:val="009B4529"/>
    <w:rsid w:val="009B54C0"/>
    <w:rsid w:val="009D20C9"/>
    <w:rsid w:val="009D768B"/>
    <w:rsid w:val="009E0BB5"/>
    <w:rsid w:val="009E2F83"/>
    <w:rsid w:val="009E41E0"/>
    <w:rsid w:val="009F38AE"/>
    <w:rsid w:val="009F45E7"/>
    <w:rsid w:val="00A0011F"/>
    <w:rsid w:val="00A031BB"/>
    <w:rsid w:val="00A11142"/>
    <w:rsid w:val="00A17130"/>
    <w:rsid w:val="00A26184"/>
    <w:rsid w:val="00A2636B"/>
    <w:rsid w:val="00A35E65"/>
    <w:rsid w:val="00A37273"/>
    <w:rsid w:val="00A42C0C"/>
    <w:rsid w:val="00A50ABF"/>
    <w:rsid w:val="00A50D66"/>
    <w:rsid w:val="00A65F7B"/>
    <w:rsid w:val="00A66596"/>
    <w:rsid w:val="00A66AE8"/>
    <w:rsid w:val="00A67C94"/>
    <w:rsid w:val="00A70457"/>
    <w:rsid w:val="00A70ED7"/>
    <w:rsid w:val="00A72ED5"/>
    <w:rsid w:val="00A846E5"/>
    <w:rsid w:val="00A8504D"/>
    <w:rsid w:val="00A92CA5"/>
    <w:rsid w:val="00A92EF7"/>
    <w:rsid w:val="00A93A6A"/>
    <w:rsid w:val="00AA0DFC"/>
    <w:rsid w:val="00AA1A71"/>
    <w:rsid w:val="00AA2397"/>
    <w:rsid w:val="00AA38E3"/>
    <w:rsid w:val="00AB05F4"/>
    <w:rsid w:val="00AB0D4B"/>
    <w:rsid w:val="00AB3FBA"/>
    <w:rsid w:val="00AB4483"/>
    <w:rsid w:val="00AB4EE5"/>
    <w:rsid w:val="00AC6118"/>
    <w:rsid w:val="00AD0035"/>
    <w:rsid w:val="00AD0B31"/>
    <w:rsid w:val="00AE0C11"/>
    <w:rsid w:val="00AE2E32"/>
    <w:rsid w:val="00AF2C1C"/>
    <w:rsid w:val="00B0779A"/>
    <w:rsid w:val="00B10416"/>
    <w:rsid w:val="00B15293"/>
    <w:rsid w:val="00B2399A"/>
    <w:rsid w:val="00B24DE1"/>
    <w:rsid w:val="00B4519D"/>
    <w:rsid w:val="00B535D9"/>
    <w:rsid w:val="00B675CA"/>
    <w:rsid w:val="00B728DB"/>
    <w:rsid w:val="00B774FF"/>
    <w:rsid w:val="00B8183F"/>
    <w:rsid w:val="00B82260"/>
    <w:rsid w:val="00B848FD"/>
    <w:rsid w:val="00B84F95"/>
    <w:rsid w:val="00B903EE"/>
    <w:rsid w:val="00B90F37"/>
    <w:rsid w:val="00B934E8"/>
    <w:rsid w:val="00BA0662"/>
    <w:rsid w:val="00BA20DF"/>
    <w:rsid w:val="00BA6F67"/>
    <w:rsid w:val="00BA7847"/>
    <w:rsid w:val="00BB302B"/>
    <w:rsid w:val="00BC4C52"/>
    <w:rsid w:val="00BD27FB"/>
    <w:rsid w:val="00BE0924"/>
    <w:rsid w:val="00BE11BB"/>
    <w:rsid w:val="00BE353E"/>
    <w:rsid w:val="00BE6293"/>
    <w:rsid w:val="00BF1A32"/>
    <w:rsid w:val="00BF5458"/>
    <w:rsid w:val="00C011A9"/>
    <w:rsid w:val="00C038C6"/>
    <w:rsid w:val="00C17241"/>
    <w:rsid w:val="00C200D1"/>
    <w:rsid w:val="00C25A95"/>
    <w:rsid w:val="00C26CE3"/>
    <w:rsid w:val="00C35498"/>
    <w:rsid w:val="00C37F9B"/>
    <w:rsid w:val="00C477C0"/>
    <w:rsid w:val="00C479C8"/>
    <w:rsid w:val="00C50EDD"/>
    <w:rsid w:val="00C51816"/>
    <w:rsid w:val="00C53B06"/>
    <w:rsid w:val="00C5703C"/>
    <w:rsid w:val="00C57E31"/>
    <w:rsid w:val="00C65031"/>
    <w:rsid w:val="00C65A36"/>
    <w:rsid w:val="00C72F16"/>
    <w:rsid w:val="00C80D95"/>
    <w:rsid w:val="00C80FBD"/>
    <w:rsid w:val="00C83702"/>
    <w:rsid w:val="00C83C8D"/>
    <w:rsid w:val="00C86712"/>
    <w:rsid w:val="00CA11F3"/>
    <w:rsid w:val="00CA2574"/>
    <w:rsid w:val="00CA2E80"/>
    <w:rsid w:val="00CB5227"/>
    <w:rsid w:val="00CB718C"/>
    <w:rsid w:val="00CC1DC1"/>
    <w:rsid w:val="00CD5460"/>
    <w:rsid w:val="00CE5D46"/>
    <w:rsid w:val="00CF16DA"/>
    <w:rsid w:val="00D06FC0"/>
    <w:rsid w:val="00D164ED"/>
    <w:rsid w:val="00D16779"/>
    <w:rsid w:val="00D16DB4"/>
    <w:rsid w:val="00D22FFF"/>
    <w:rsid w:val="00D23A77"/>
    <w:rsid w:val="00D250F1"/>
    <w:rsid w:val="00D31A8B"/>
    <w:rsid w:val="00D3200A"/>
    <w:rsid w:val="00D34B6A"/>
    <w:rsid w:val="00D34C28"/>
    <w:rsid w:val="00D44D3A"/>
    <w:rsid w:val="00D46132"/>
    <w:rsid w:val="00D464E4"/>
    <w:rsid w:val="00D4799C"/>
    <w:rsid w:val="00D50C94"/>
    <w:rsid w:val="00D54818"/>
    <w:rsid w:val="00D5792D"/>
    <w:rsid w:val="00D61AAB"/>
    <w:rsid w:val="00D71F5C"/>
    <w:rsid w:val="00D903E8"/>
    <w:rsid w:val="00D90938"/>
    <w:rsid w:val="00D95D59"/>
    <w:rsid w:val="00DA77CB"/>
    <w:rsid w:val="00DB1450"/>
    <w:rsid w:val="00DC0156"/>
    <w:rsid w:val="00DC0DF8"/>
    <w:rsid w:val="00DC2EBB"/>
    <w:rsid w:val="00DC398A"/>
    <w:rsid w:val="00DC557E"/>
    <w:rsid w:val="00DC57E9"/>
    <w:rsid w:val="00DD0DC8"/>
    <w:rsid w:val="00DD6D55"/>
    <w:rsid w:val="00DD70F0"/>
    <w:rsid w:val="00DF2A1B"/>
    <w:rsid w:val="00DF47EB"/>
    <w:rsid w:val="00DF726A"/>
    <w:rsid w:val="00DF731A"/>
    <w:rsid w:val="00E01B7E"/>
    <w:rsid w:val="00E01EBE"/>
    <w:rsid w:val="00E254A1"/>
    <w:rsid w:val="00E25687"/>
    <w:rsid w:val="00E31A62"/>
    <w:rsid w:val="00E34665"/>
    <w:rsid w:val="00E35985"/>
    <w:rsid w:val="00E35C04"/>
    <w:rsid w:val="00E44E0B"/>
    <w:rsid w:val="00E4534C"/>
    <w:rsid w:val="00E46BFE"/>
    <w:rsid w:val="00E47622"/>
    <w:rsid w:val="00E510FF"/>
    <w:rsid w:val="00E513EA"/>
    <w:rsid w:val="00E54860"/>
    <w:rsid w:val="00E5738A"/>
    <w:rsid w:val="00E63316"/>
    <w:rsid w:val="00E65A84"/>
    <w:rsid w:val="00E661D8"/>
    <w:rsid w:val="00E66B7C"/>
    <w:rsid w:val="00E67602"/>
    <w:rsid w:val="00E7257A"/>
    <w:rsid w:val="00E73E7B"/>
    <w:rsid w:val="00E751D2"/>
    <w:rsid w:val="00E77FB4"/>
    <w:rsid w:val="00E835CE"/>
    <w:rsid w:val="00E83FCF"/>
    <w:rsid w:val="00E91227"/>
    <w:rsid w:val="00E935A7"/>
    <w:rsid w:val="00EA031D"/>
    <w:rsid w:val="00EA6440"/>
    <w:rsid w:val="00EB1C4A"/>
    <w:rsid w:val="00EB3AE5"/>
    <w:rsid w:val="00EB4064"/>
    <w:rsid w:val="00EB5B45"/>
    <w:rsid w:val="00EC2EAF"/>
    <w:rsid w:val="00ED2134"/>
    <w:rsid w:val="00ED2E30"/>
    <w:rsid w:val="00ED3683"/>
    <w:rsid w:val="00ED3F6C"/>
    <w:rsid w:val="00ED5CB7"/>
    <w:rsid w:val="00ED5F70"/>
    <w:rsid w:val="00EE072F"/>
    <w:rsid w:val="00EE2D6C"/>
    <w:rsid w:val="00EF1AAF"/>
    <w:rsid w:val="00EF52D2"/>
    <w:rsid w:val="00F002F8"/>
    <w:rsid w:val="00F01E0A"/>
    <w:rsid w:val="00F11A3F"/>
    <w:rsid w:val="00F11E7F"/>
    <w:rsid w:val="00F13345"/>
    <w:rsid w:val="00F16D86"/>
    <w:rsid w:val="00F214D3"/>
    <w:rsid w:val="00F21FA9"/>
    <w:rsid w:val="00F26DCB"/>
    <w:rsid w:val="00F305BE"/>
    <w:rsid w:val="00F35C73"/>
    <w:rsid w:val="00F5469F"/>
    <w:rsid w:val="00F5547F"/>
    <w:rsid w:val="00F555FA"/>
    <w:rsid w:val="00F66CE9"/>
    <w:rsid w:val="00F712DE"/>
    <w:rsid w:val="00F803CA"/>
    <w:rsid w:val="00F86F86"/>
    <w:rsid w:val="00F9171D"/>
    <w:rsid w:val="00FA1D2B"/>
    <w:rsid w:val="00FB2273"/>
    <w:rsid w:val="00FB6425"/>
    <w:rsid w:val="00FC0DAE"/>
    <w:rsid w:val="00FC6759"/>
    <w:rsid w:val="00FD51D4"/>
    <w:rsid w:val="00FE190E"/>
    <w:rsid w:val="00FE686E"/>
    <w:rsid w:val="00FF2F9C"/>
    <w:rsid w:val="00FF6D05"/>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6B73"/>
  <w15:chartTrackingRefBased/>
  <w15:docId w15:val="{E8B78348-84C2-7644-954D-30B71CF9C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L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1C8"/>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D22FFF"/>
    <w:pPr>
      <w:spacing w:before="300" w:after="40"/>
      <w:outlineLvl w:val="0"/>
    </w:pPr>
    <w:rPr>
      <w:b/>
      <w:smallCaps/>
      <w:spacing w:val="5"/>
      <w:sz w:val="32"/>
      <w:szCs w:val="32"/>
    </w:rPr>
  </w:style>
  <w:style w:type="paragraph" w:styleId="Heading2">
    <w:name w:val="heading 2"/>
    <w:basedOn w:val="Normal"/>
    <w:next w:val="Normal"/>
    <w:link w:val="Heading2Char"/>
    <w:uiPriority w:val="9"/>
    <w:unhideWhenUsed/>
    <w:qFormat/>
    <w:rsid w:val="00A66596"/>
    <w:pPr>
      <w:spacing w:before="240" w:after="80"/>
      <w:outlineLvl w:val="1"/>
    </w:pPr>
    <w:rPr>
      <w:smallCaps/>
      <w:spacing w:val="5"/>
      <w:sz w:val="26"/>
      <w:szCs w:val="28"/>
      <w:u w:val="single"/>
    </w:rPr>
  </w:style>
  <w:style w:type="paragraph" w:styleId="Heading3">
    <w:name w:val="heading 3"/>
    <w:basedOn w:val="Normal"/>
    <w:next w:val="Normal"/>
    <w:link w:val="Heading3Char"/>
    <w:uiPriority w:val="9"/>
    <w:unhideWhenUsed/>
    <w:qFormat/>
    <w:rsid w:val="00D22FFF"/>
    <w:pPr>
      <w:outlineLvl w:val="2"/>
    </w:pPr>
    <w:rPr>
      <w:smallCaps/>
      <w:spacing w:val="5"/>
    </w:rPr>
  </w:style>
  <w:style w:type="paragraph" w:styleId="Heading4">
    <w:name w:val="heading 4"/>
    <w:basedOn w:val="Normal"/>
    <w:next w:val="Normal"/>
    <w:link w:val="Heading4Char"/>
    <w:uiPriority w:val="9"/>
    <w:semiHidden/>
    <w:unhideWhenUsed/>
    <w:qFormat/>
    <w:rsid w:val="00D22FFF"/>
    <w:pPr>
      <w:spacing w:before="240"/>
      <w:outlineLvl w:val="3"/>
    </w:pPr>
    <w:rPr>
      <w:smallCaps/>
      <w:spacing w:val="10"/>
      <w:sz w:val="22"/>
      <w:szCs w:val="22"/>
    </w:rPr>
  </w:style>
  <w:style w:type="paragraph" w:styleId="Heading5">
    <w:name w:val="heading 5"/>
    <w:basedOn w:val="Normal"/>
    <w:next w:val="Normal"/>
    <w:link w:val="Heading5Char"/>
    <w:uiPriority w:val="9"/>
    <w:semiHidden/>
    <w:unhideWhenUsed/>
    <w:qFormat/>
    <w:rsid w:val="00D22FFF"/>
    <w:pPr>
      <w:spacing w:before="200"/>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22FFF"/>
    <w:pPr>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22FFF"/>
    <w:pPr>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22FFF"/>
    <w:pPr>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22FFF"/>
    <w:pPr>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FFF"/>
    <w:pPr>
      <w:ind w:left="720"/>
      <w:contextualSpacing/>
    </w:pPr>
  </w:style>
  <w:style w:type="paragraph" w:styleId="BalloonText">
    <w:name w:val="Balloon Text"/>
    <w:basedOn w:val="Normal"/>
    <w:link w:val="BalloonTextChar"/>
    <w:uiPriority w:val="99"/>
    <w:semiHidden/>
    <w:unhideWhenUsed/>
    <w:rsid w:val="00D3200A"/>
    <w:rPr>
      <w:sz w:val="18"/>
      <w:szCs w:val="18"/>
    </w:rPr>
  </w:style>
  <w:style w:type="character" w:customStyle="1" w:styleId="BalloonTextChar">
    <w:name w:val="Balloon Text Char"/>
    <w:basedOn w:val="DefaultParagraphFont"/>
    <w:link w:val="BalloonText"/>
    <w:uiPriority w:val="99"/>
    <w:semiHidden/>
    <w:rsid w:val="00D3200A"/>
    <w:rPr>
      <w:rFonts w:ascii="Times New Roman" w:hAnsi="Times New Roman" w:cs="Times New Roman"/>
      <w:sz w:val="18"/>
      <w:szCs w:val="18"/>
    </w:rPr>
  </w:style>
  <w:style w:type="character" w:styleId="Hyperlink">
    <w:name w:val="Hyperlink"/>
    <w:basedOn w:val="DefaultParagraphFont"/>
    <w:uiPriority w:val="99"/>
    <w:unhideWhenUsed/>
    <w:rsid w:val="00217153"/>
    <w:rPr>
      <w:color w:val="0563C1" w:themeColor="hyperlink"/>
      <w:u w:val="single"/>
    </w:rPr>
  </w:style>
  <w:style w:type="character" w:styleId="UnresolvedMention">
    <w:name w:val="Unresolved Mention"/>
    <w:basedOn w:val="DefaultParagraphFont"/>
    <w:uiPriority w:val="99"/>
    <w:semiHidden/>
    <w:unhideWhenUsed/>
    <w:rsid w:val="00217153"/>
    <w:rPr>
      <w:color w:val="605E5C"/>
      <w:shd w:val="clear" w:color="auto" w:fill="E1DFDD"/>
    </w:rPr>
  </w:style>
  <w:style w:type="character" w:customStyle="1" w:styleId="Heading1Char">
    <w:name w:val="Heading 1 Char"/>
    <w:basedOn w:val="DefaultParagraphFont"/>
    <w:link w:val="Heading1"/>
    <w:uiPriority w:val="9"/>
    <w:rsid w:val="00D22FFF"/>
    <w:rPr>
      <w:b/>
      <w:smallCaps/>
      <w:spacing w:val="5"/>
      <w:sz w:val="32"/>
      <w:szCs w:val="32"/>
    </w:rPr>
  </w:style>
  <w:style w:type="paragraph" w:styleId="TOCHeading">
    <w:name w:val="TOC Heading"/>
    <w:basedOn w:val="Heading1"/>
    <w:next w:val="Normal"/>
    <w:uiPriority w:val="39"/>
    <w:unhideWhenUsed/>
    <w:qFormat/>
    <w:rsid w:val="00D22FFF"/>
    <w:pPr>
      <w:outlineLvl w:val="9"/>
    </w:pPr>
  </w:style>
  <w:style w:type="paragraph" w:styleId="TOC1">
    <w:name w:val="toc 1"/>
    <w:basedOn w:val="Normal"/>
    <w:next w:val="Normal"/>
    <w:autoRedefine/>
    <w:uiPriority w:val="39"/>
    <w:unhideWhenUsed/>
    <w:rsid w:val="00D22FFF"/>
    <w:pPr>
      <w:spacing w:before="120"/>
    </w:pPr>
    <w:rPr>
      <w:b/>
      <w:bCs/>
      <w:i/>
      <w:iCs/>
    </w:rPr>
  </w:style>
  <w:style w:type="paragraph" w:styleId="TOC2">
    <w:name w:val="toc 2"/>
    <w:basedOn w:val="Normal"/>
    <w:next w:val="Normal"/>
    <w:autoRedefine/>
    <w:uiPriority w:val="39"/>
    <w:unhideWhenUsed/>
    <w:rsid w:val="00C25A95"/>
    <w:pPr>
      <w:tabs>
        <w:tab w:val="right" w:leader="dot" w:pos="9010"/>
      </w:tabs>
      <w:ind w:left="567"/>
    </w:pPr>
    <w:rPr>
      <w:b/>
      <w:bCs/>
      <w:sz w:val="22"/>
      <w:szCs w:val="22"/>
    </w:rPr>
  </w:style>
  <w:style w:type="paragraph" w:styleId="TOC3">
    <w:name w:val="toc 3"/>
    <w:basedOn w:val="Normal"/>
    <w:next w:val="Normal"/>
    <w:autoRedefine/>
    <w:uiPriority w:val="39"/>
    <w:semiHidden/>
    <w:unhideWhenUsed/>
    <w:rsid w:val="00D22FFF"/>
    <w:pPr>
      <w:ind w:left="400"/>
    </w:pPr>
  </w:style>
  <w:style w:type="paragraph" w:styleId="TOC4">
    <w:name w:val="toc 4"/>
    <w:basedOn w:val="Normal"/>
    <w:next w:val="Normal"/>
    <w:autoRedefine/>
    <w:uiPriority w:val="39"/>
    <w:semiHidden/>
    <w:unhideWhenUsed/>
    <w:rsid w:val="00D22FFF"/>
    <w:pPr>
      <w:ind w:left="600"/>
    </w:pPr>
  </w:style>
  <w:style w:type="paragraph" w:styleId="TOC5">
    <w:name w:val="toc 5"/>
    <w:basedOn w:val="Normal"/>
    <w:next w:val="Normal"/>
    <w:autoRedefine/>
    <w:uiPriority w:val="39"/>
    <w:semiHidden/>
    <w:unhideWhenUsed/>
    <w:rsid w:val="00D22FFF"/>
    <w:pPr>
      <w:ind w:left="800"/>
    </w:pPr>
  </w:style>
  <w:style w:type="paragraph" w:styleId="TOC6">
    <w:name w:val="toc 6"/>
    <w:basedOn w:val="Normal"/>
    <w:next w:val="Normal"/>
    <w:autoRedefine/>
    <w:uiPriority w:val="39"/>
    <w:semiHidden/>
    <w:unhideWhenUsed/>
    <w:rsid w:val="00D22FFF"/>
    <w:pPr>
      <w:ind w:left="1000"/>
    </w:pPr>
  </w:style>
  <w:style w:type="paragraph" w:styleId="TOC7">
    <w:name w:val="toc 7"/>
    <w:basedOn w:val="Normal"/>
    <w:next w:val="Normal"/>
    <w:autoRedefine/>
    <w:uiPriority w:val="39"/>
    <w:semiHidden/>
    <w:unhideWhenUsed/>
    <w:rsid w:val="00D22FFF"/>
    <w:pPr>
      <w:ind w:left="1200"/>
    </w:pPr>
  </w:style>
  <w:style w:type="paragraph" w:styleId="TOC8">
    <w:name w:val="toc 8"/>
    <w:basedOn w:val="Normal"/>
    <w:next w:val="Normal"/>
    <w:autoRedefine/>
    <w:uiPriority w:val="39"/>
    <w:semiHidden/>
    <w:unhideWhenUsed/>
    <w:rsid w:val="00D22FFF"/>
    <w:pPr>
      <w:ind w:left="1400"/>
    </w:pPr>
  </w:style>
  <w:style w:type="paragraph" w:styleId="TOC9">
    <w:name w:val="toc 9"/>
    <w:basedOn w:val="Normal"/>
    <w:next w:val="Normal"/>
    <w:autoRedefine/>
    <w:uiPriority w:val="39"/>
    <w:semiHidden/>
    <w:unhideWhenUsed/>
    <w:rsid w:val="00D22FFF"/>
    <w:pPr>
      <w:ind w:left="1600"/>
    </w:pPr>
  </w:style>
  <w:style w:type="character" w:customStyle="1" w:styleId="Heading2Char">
    <w:name w:val="Heading 2 Char"/>
    <w:basedOn w:val="DefaultParagraphFont"/>
    <w:link w:val="Heading2"/>
    <w:uiPriority w:val="9"/>
    <w:rsid w:val="00A66596"/>
    <w:rPr>
      <w:smallCaps/>
      <w:spacing w:val="5"/>
      <w:sz w:val="26"/>
      <w:szCs w:val="28"/>
      <w:u w:val="single"/>
    </w:rPr>
  </w:style>
  <w:style w:type="character" w:customStyle="1" w:styleId="Heading3Char">
    <w:name w:val="Heading 3 Char"/>
    <w:basedOn w:val="DefaultParagraphFont"/>
    <w:link w:val="Heading3"/>
    <w:uiPriority w:val="9"/>
    <w:rsid w:val="00D22FFF"/>
    <w:rPr>
      <w:smallCaps/>
      <w:spacing w:val="5"/>
      <w:sz w:val="24"/>
      <w:szCs w:val="24"/>
    </w:rPr>
  </w:style>
  <w:style w:type="character" w:customStyle="1" w:styleId="Heading4Char">
    <w:name w:val="Heading 4 Char"/>
    <w:basedOn w:val="DefaultParagraphFont"/>
    <w:link w:val="Heading4"/>
    <w:uiPriority w:val="9"/>
    <w:semiHidden/>
    <w:rsid w:val="00D22FFF"/>
    <w:rPr>
      <w:smallCaps/>
      <w:spacing w:val="10"/>
      <w:sz w:val="22"/>
      <w:szCs w:val="22"/>
    </w:rPr>
  </w:style>
  <w:style w:type="character" w:customStyle="1" w:styleId="Heading5Char">
    <w:name w:val="Heading 5 Char"/>
    <w:basedOn w:val="DefaultParagraphFont"/>
    <w:link w:val="Heading5"/>
    <w:uiPriority w:val="9"/>
    <w:semiHidden/>
    <w:rsid w:val="00D22FF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22FFF"/>
    <w:rPr>
      <w:smallCaps/>
      <w:color w:val="ED7D31" w:themeColor="accent2"/>
      <w:spacing w:val="5"/>
      <w:sz w:val="22"/>
    </w:rPr>
  </w:style>
  <w:style w:type="character" w:customStyle="1" w:styleId="Heading7Char">
    <w:name w:val="Heading 7 Char"/>
    <w:basedOn w:val="DefaultParagraphFont"/>
    <w:link w:val="Heading7"/>
    <w:uiPriority w:val="9"/>
    <w:semiHidden/>
    <w:rsid w:val="00D22FFF"/>
    <w:rPr>
      <w:b/>
      <w:smallCaps/>
      <w:color w:val="ED7D31" w:themeColor="accent2"/>
      <w:spacing w:val="10"/>
    </w:rPr>
  </w:style>
  <w:style w:type="character" w:customStyle="1" w:styleId="Heading8Char">
    <w:name w:val="Heading 8 Char"/>
    <w:basedOn w:val="DefaultParagraphFont"/>
    <w:link w:val="Heading8"/>
    <w:uiPriority w:val="9"/>
    <w:semiHidden/>
    <w:rsid w:val="00D22FFF"/>
    <w:rPr>
      <w:b/>
      <w:i/>
      <w:smallCaps/>
      <w:color w:val="C45911" w:themeColor="accent2" w:themeShade="BF"/>
    </w:rPr>
  </w:style>
  <w:style w:type="character" w:customStyle="1" w:styleId="Heading9Char">
    <w:name w:val="Heading 9 Char"/>
    <w:basedOn w:val="DefaultParagraphFont"/>
    <w:link w:val="Heading9"/>
    <w:uiPriority w:val="9"/>
    <w:semiHidden/>
    <w:rsid w:val="00D22FFF"/>
    <w:rPr>
      <w:b/>
      <w:i/>
      <w:smallCaps/>
      <w:color w:val="823B0B" w:themeColor="accent2" w:themeShade="7F"/>
    </w:rPr>
  </w:style>
  <w:style w:type="paragraph" w:styleId="Caption">
    <w:name w:val="caption"/>
    <w:basedOn w:val="Normal"/>
    <w:next w:val="Normal"/>
    <w:uiPriority w:val="35"/>
    <w:semiHidden/>
    <w:unhideWhenUsed/>
    <w:qFormat/>
    <w:rsid w:val="00D22FFF"/>
    <w:rPr>
      <w:b/>
      <w:bCs/>
      <w:caps/>
      <w:sz w:val="16"/>
      <w:szCs w:val="18"/>
    </w:rPr>
  </w:style>
  <w:style w:type="paragraph" w:styleId="Title">
    <w:name w:val="Title"/>
    <w:basedOn w:val="Normal"/>
    <w:next w:val="Normal"/>
    <w:link w:val="TitleChar"/>
    <w:uiPriority w:val="10"/>
    <w:qFormat/>
    <w:rsid w:val="00D22FFF"/>
    <w:pPr>
      <w:pBdr>
        <w:top w:val="single" w:sz="12" w:space="1" w:color="ED7D31" w:themeColor="accent2"/>
      </w:pBdr>
      <w:jc w:val="right"/>
    </w:pPr>
    <w:rPr>
      <w:smallCaps/>
      <w:sz w:val="48"/>
      <w:szCs w:val="48"/>
    </w:rPr>
  </w:style>
  <w:style w:type="character" w:customStyle="1" w:styleId="TitleChar">
    <w:name w:val="Title Char"/>
    <w:basedOn w:val="DefaultParagraphFont"/>
    <w:link w:val="Title"/>
    <w:uiPriority w:val="10"/>
    <w:rsid w:val="00D22FFF"/>
    <w:rPr>
      <w:smallCaps/>
      <w:sz w:val="48"/>
      <w:szCs w:val="48"/>
    </w:rPr>
  </w:style>
  <w:style w:type="paragraph" w:styleId="Subtitle">
    <w:name w:val="Subtitle"/>
    <w:basedOn w:val="Normal"/>
    <w:next w:val="Normal"/>
    <w:link w:val="SubtitleChar"/>
    <w:uiPriority w:val="11"/>
    <w:qFormat/>
    <w:rsid w:val="00D22FFF"/>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22FFF"/>
    <w:rPr>
      <w:rFonts w:asciiTheme="majorHAnsi" w:eastAsiaTheme="majorEastAsia" w:hAnsiTheme="majorHAnsi" w:cstheme="majorBidi"/>
      <w:szCs w:val="22"/>
    </w:rPr>
  </w:style>
  <w:style w:type="character" w:styleId="Strong">
    <w:name w:val="Strong"/>
    <w:uiPriority w:val="22"/>
    <w:qFormat/>
    <w:rsid w:val="00D22FFF"/>
    <w:rPr>
      <w:b/>
      <w:color w:val="ED7D31" w:themeColor="accent2"/>
    </w:rPr>
  </w:style>
  <w:style w:type="character" w:styleId="Emphasis">
    <w:name w:val="Emphasis"/>
    <w:uiPriority w:val="20"/>
    <w:qFormat/>
    <w:rsid w:val="00D22FFF"/>
    <w:rPr>
      <w:b/>
      <w:i/>
      <w:spacing w:val="10"/>
    </w:rPr>
  </w:style>
  <w:style w:type="paragraph" w:styleId="NoSpacing">
    <w:name w:val="No Spacing"/>
    <w:basedOn w:val="Normal"/>
    <w:link w:val="NoSpacingChar"/>
    <w:uiPriority w:val="1"/>
    <w:qFormat/>
    <w:rsid w:val="00D22FFF"/>
  </w:style>
  <w:style w:type="character" w:customStyle="1" w:styleId="NoSpacingChar">
    <w:name w:val="No Spacing Char"/>
    <w:basedOn w:val="DefaultParagraphFont"/>
    <w:link w:val="NoSpacing"/>
    <w:uiPriority w:val="1"/>
    <w:rsid w:val="00D22FFF"/>
  </w:style>
  <w:style w:type="paragraph" w:styleId="Quote">
    <w:name w:val="Quote"/>
    <w:basedOn w:val="Normal"/>
    <w:next w:val="Normal"/>
    <w:link w:val="QuoteChar"/>
    <w:uiPriority w:val="29"/>
    <w:qFormat/>
    <w:rsid w:val="00D22FFF"/>
    <w:rPr>
      <w:i/>
    </w:rPr>
  </w:style>
  <w:style w:type="character" w:customStyle="1" w:styleId="QuoteChar">
    <w:name w:val="Quote Char"/>
    <w:basedOn w:val="DefaultParagraphFont"/>
    <w:link w:val="Quote"/>
    <w:uiPriority w:val="29"/>
    <w:rsid w:val="00D22FFF"/>
    <w:rPr>
      <w:i/>
    </w:rPr>
  </w:style>
  <w:style w:type="paragraph" w:styleId="IntenseQuote">
    <w:name w:val="Intense Quote"/>
    <w:basedOn w:val="Normal"/>
    <w:next w:val="Normal"/>
    <w:link w:val="IntenseQuoteChar"/>
    <w:uiPriority w:val="30"/>
    <w:qFormat/>
    <w:rsid w:val="00D22FF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22FFF"/>
    <w:rPr>
      <w:b/>
      <w:i/>
      <w:color w:val="FFFFFF" w:themeColor="background1"/>
      <w:shd w:val="clear" w:color="auto" w:fill="ED7D31" w:themeFill="accent2"/>
    </w:rPr>
  </w:style>
  <w:style w:type="character" w:styleId="SubtleEmphasis">
    <w:name w:val="Subtle Emphasis"/>
    <w:uiPriority w:val="19"/>
    <w:qFormat/>
    <w:rsid w:val="00D22FFF"/>
    <w:rPr>
      <w:i/>
    </w:rPr>
  </w:style>
  <w:style w:type="character" w:styleId="IntenseEmphasis">
    <w:name w:val="Intense Emphasis"/>
    <w:uiPriority w:val="21"/>
    <w:qFormat/>
    <w:rsid w:val="00D22FFF"/>
    <w:rPr>
      <w:b/>
      <w:i/>
      <w:color w:val="ED7D31" w:themeColor="accent2"/>
      <w:spacing w:val="10"/>
    </w:rPr>
  </w:style>
  <w:style w:type="character" w:styleId="SubtleReference">
    <w:name w:val="Subtle Reference"/>
    <w:uiPriority w:val="31"/>
    <w:qFormat/>
    <w:rsid w:val="00D22FFF"/>
    <w:rPr>
      <w:b/>
    </w:rPr>
  </w:style>
  <w:style w:type="character" w:styleId="IntenseReference">
    <w:name w:val="Intense Reference"/>
    <w:uiPriority w:val="32"/>
    <w:qFormat/>
    <w:rsid w:val="00D22FFF"/>
    <w:rPr>
      <w:b/>
      <w:bCs/>
      <w:smallCaps/>
      <w:spacing w:val="5"/>
      <w:sz w:val="22"/>
      <w:szCs w:val="22"/>
      <w:u w:val="single"/>
    </w:rPr>
  </w:style>
  <w:style w:type="character" w:styleId="BookTitle">
    <w:name w:val="Book Title"/>
    <w:uiPriority w:val="33"/>
    <w:qFormat/>
    <w:rsid w:val="00D22FFF"/>
    <w:rPr>
      <w:rFonts w:asciiTheme="majorHAnsi" w:eastAsiaTheme="majorEastAsia" w:hAnsiTheme="majorHAnsi" w:cstheme="majorBidi"/>
      <w:i/>
      <w:iCs/>
      <w:sz w:val="20"/>
      <w:szCs w:val="20"/>
    </w:rPr>
  </w:style>
  <w:style w:type="table" w:styleId="ListTable4-Accent4">
    <w:name w:val="List Table 4 Accent 4"/>
    <w:basedOn w:val="TableNormal"/>
    <w:uiPriority w:val="49"/>
    <w:rsid w:val="00D22FF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Body">
    <w:name w:val="Body"/>
    <w:rsid w:val="00E73E7B"/>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val="nl-NL" w:eastAsia="en-GB"/>
    </w:rPr>
  </w:style>
  <w:style w:type="paragraph" w:styleId="Header">
    <w:name w:val="header"/>
    <w:basedOn w:val="Normal"/>
    <w:link w:val="HeaderChar"/>
    <w:uiPriority w:val="99"/>
    <w:unhideWhenUsed/>
    <w:rsid w:val="00E73E7B"/>
    <w:pPr>
      <w:tabs>
        <w:tab w:val="center" w:pos="4513"/>
        <w:tab w:val="right" w:pos="9026"/>
      </w:tabs>
    </w:pPr>
  </w:style>
  <w:style w:type="character" w:customStyle="1" w:styleId="HeaderChar">
    <w:name w:val="Header Char"/>
    <w:basedOn w:val="DefaultParagraphFont"/>
    <w:link w:val="Header"/>
    <w:uiPriority w:val="99"/>
    <w:rsid w:val="00E73E7B"/>
  </w:style>
  <w:style w:type="paragraph" w:styleId="Footer">
    <w:name w:val="footer"/>
    <w:basedOn w:val="Normal"/>
    <w:link w:val="FooterChar"/>
    <w:uiPriority w:val="99"/>
    <w:unhideWhenUsed/>
    <w:rsid w:val="00E73E7B"/>
    <w:pPr>
      <w:tabs>
        <w:tab w:val="center" w:pos="4513"/>
        <w:tab w:val="right" w:pos="9026"/>
      </w:tabs>
    </w:pPr>
  </w:style>
  <w:style w:type="character" w:customStyle="1" w:styleId="FooterChar">
    <w:name w:val="Footer Char"/>
    <w:basedOn w:val="DefaultParagraphFont"/>
    <w:link w:val="Footer"/>
    <w:uiPriority w:val="99"/>
    <w:rsid w:val="00E73E7B"/>
  </w:style>
  <w:style w:type="paragraph" w:customStyle="1" w:styleId="HeaderFooter">
    <w:name w:val="Header &amp; Footer"/>
    <w:rsid w:val="00E73E7B"/>
    <w:pPr>
      <w:pBdr>
        <w:top w:val="nil"/>
        <w:left w:val="nil"/>
        <w:bottom w:val="nil"/>
        <w:right w:val="nil"/>
        <w:between w:val="nil"/>
        <w:bar w:val="nil"/>
      </w:pBdr>
      <w:tabs>
        <w:tab w:val="right" w:pos="9020"/>
      </w:tabs>
      <w:spacing w:after="0" w:line="240" w:lineRule="auto"/>
      <w:jc w:val="left"/>
    </w:pPr>
    <w:rPr>
      <w:rFonts w:ascii="Helvetica" w:eastAsia="Arial Unicode MS" w:hAnsi="Helvetica" w:cs="Arial Unicode MS"/>
      <w:color w:val="000000"/>
      <w:sz w:val="24"/>
      <w:szCs w:val="24"/>
      <w:bdr w:val="nil"/>
      <w:lang w:val="nl-NL" w:eastAsia="en-GB"/>
    </w:rPr>
  </w:style>
  <w:style w:type="character" w:styleId="FollowedHyperlink">
    <w:name w:val="FollowedHyperlink"/>
    <w:basedOn w:val="DefaultParagraphFont"/>
    <w:uiPriority w:val="99"/>
    <w:semiHidden/>
    <w:unhideWhenUsed/>
    <w:rsid w:val="003C1D3F"/>
    <w:rPr>
      <w:color w:val="954F72" w:themeColor="followedHyperlink"/>
      <w:u w:val="single"/>
    </w:rPr>
  </w:style>
  <w:style w:type="table" w:styleId="TableGrid">
    <w:name w:val="Table Grid"/>
    <w:basedOn w:val="TableNormal"/>
    <w:uiPriority w:val="39"/>
    <w:rsid w:val="00872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03BE"/>
    <w:pPr>
      <w:spacing w:before="100" w:beforeAutospacing="1" w:after="100" w:afterAutospacing="1"/>
    </w:pPr>
  </w:style>
  <w:style w:type="character" w:styleId="HTMLCode">
    <w:name w:val="HTML Code"/>
    <w:basedOn w:val="DefaultParagraphFont"/>
    <w:uiPriority w:val="99"/>
    <w:semiHidden/>
    <w:unhideWhenUsed/>
    <w:rsid w:val="002702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0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0299"/>
    <w:rPr>
      <w:rFonts w:ascii="Courier New" w:eastAsia="Times New Roman" w:hAnsi="Courier New" w:cs="Courier New"/>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63311">
      <w:bodyDiv w:val="1"/>
      <w:marLeft w:val="0"/>
      <w:marRight w:val="0"/>
      <w:marTop w:val="0"/>
      <w:marBottom w:val="0"/>
      <w:divBdr>
        <w:top w:val="none" w:sz="0" w:space="0" w:color="auto"/>
        <w:left w:val="none" w:sz="0" w:space="0" w:color="auto"/>
        <w:bottom w:val="none" w:sz="0" w:space="0" w:color="auto"/>
        <w:right w:val="none" w:sz="0" w:space="0" w:color="auto"/>
      </w:divBdr>
      <w:divsChild>
        <w:div w:id="1520003083">
          <w:marLeft w:val="0"/>
          <w:marRight w:val="0"/>
          <w:marTop w:val="0"/>
          <w:marBottom w:val="0"/>
          <w:divBdr>
            <w:top w:val="none" w:sz="0" w:space="0" w:color="auto"/>
            <w:left w:val="none" w:sz="0" w:space="0" w:color="auto"/>
            <w:bottom w:val="none" w:sz="0" w:space="0" w:color="auto"/>
            <w:right w:val="none" w:sz="0" w:space="0" w:color="auto"/>
          </w:divBdr>
        </w:div>
      </w:divsChild>
    </w:div>
    <w:div w:id="947542167">
      <w:bodyDiv w:val="1"/>
      <w:marLeft w:val="0"/>
      <w:marRight w:val="0"/>
      <w:marTop w:val="0"/>
      <w:marBottom w:val="0"/>
      <w:divBdr>
        <w:top w:val="none" w:sz="0" w:space="0" w:color="auto"/>
        <w:left w:val="none" w:sz="0" w:space="0" w:color="auto"/>
        <w:bottom w:val="none" w:sz="0" w:space="0" w:color="auto"/>
        <w:right w:val="none" w:sz="0" w:space="0" w:color="auto"/>
      </w:divBdr>
    </w:div>
    <w:div w:id="1083263406">
      <w:bodyDiv w:val="1"/>
      <w:marLeft w:val="0"/>
      <w:marRight w:val="0"/>
      <w:marTop w:val="0"/>
      <w:marBottom w:val="0"/>
      <w:divBdr>
        <w:top w:val="none" w:sz="0" w:space="0" w:color="auto"/>
        <w:left w:val="none" w:sz="0" w:space="0" w:color="auto"/>
        <w:bottom w:val="none" w:sz="0" w:space="0" w:color="auto"/>
        <w:right w:val="none" w:sz="0" w:space="0" w:color="auto"/>
      </w:divBdr>
    </w:div>
    <w:div w:id="1520120269">
      <w:bodyDiv w:val="1"/>
      <w:marLeft w:val="0"/>
      <w:marRight w:val="0"/>
      <w:marTop w:val="0"/>
      <w:marBottom w:val="0"/>
      <w:divBdr>
        <w:top w:val="none" w:sz="0" w:space="0" w:color="auto"/>
        <w:left w:val="none" w:sz="0" w:space="0" w:color="auto"/>
        <w:bottom w:val="none" w:sz="0" w:space="0" w:color="auto"/>
        <w:right w:val="none" w:sz="0" w:space="0" w:color="auto"/>
      </w:divBdr>
    </w:div>
    <w:div w:id="1708338303">
      <w:bodyDiv w:val="1"/>
      <w:marLeft w:val="0"/>
      <w:marRight w:val="0"/>
      <w:marTop w:val="0"/>
      <w:marBottom w:val="0"/>
      <w:divBdr>
        <w:top w:val="none" w:sz="0" w:space="0" w:color="auto"/>
        <w:left w:val="none" w:sz="0" w:space="0" w:color="auto"/>
        <w:bottom w:val="none" w:sz="0" w:space="0" w:color="auto"/>
        <w:right w:val="none" w:sz="0" w:space="0" w:color="auto"/>
      </w:divBdr>
    </w:div>
    <w:div w:id="185912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igitalocean.com/community/tutorials/how-to-add-swap-space-on-ubuntu-22-0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nuxhint.com/add-swap-space-ubuntu-22-04/"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kubuntu.com/questions/471912/zram-vs-zswap-vs-zcache-ultimate-guide-when-to-use-which-on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ubunlog.com/en/mejorar-rendimiento-ubuntu-gracias-zswap/" TargetMode="External"/><Relationship Id="rId4" Type="http://schemas.openxmlformats.org/officeDocument/2006/relationships/settings" Target="settings.xml"/><Relationship Id="rId9" Type="http://schemas.openxmlformats.org/officeDocument/2006/relationships/hyperlink" Target="https://www.digitalocean.com/community/tutorials/how-to-add-swap-space-on-ubuntu-22-04"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E4537-7167-4542-AF6F-BBB755C16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6</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maxime@ecgs.lu</dc:creator>
  <cp:keywords/>
  <dc:description/>
  <cp:lastModifiedBy>Microsoft Office User N</cp:lastModifiedBy>
  <cp:revision>71</cp:revision>
  <cp:lastPrinted>2021-05-19T13:32:00Z</cp:lastPrinted>
  <dcterms:created xsi:type="dcterms:W3CDTF">2022-04-28T10:37:00Z</dcterms:created>
  <dcterms:modified xsi:type="dcterms:W3CDTF">2023-06-27T12:13:00Z</dcterms:modified>
</cp:coreProperties>
</file>